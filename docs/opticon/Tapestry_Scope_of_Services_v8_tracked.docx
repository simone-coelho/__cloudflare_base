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A7CC4E" w14:textId="77777777" w:rsidR="0052393E" w:rsidRDefault="00000000">
      <w:pPr>
        <w:spacing w:after="40"/>
      </w:pPr>
      <w:r>
        <w:rPr>
          <w:rFonts w:ascii="Arial" w:hAnsi="Arial"/>
          <w:b/>
          <w:color w:val="008C82"/>
          <w:sz w:val="20"/>
        </w:rPr>
        <w:t>TAPESTRY</w:t>
      </w:r>
    </w:p>
    <w:p w14:paraId="4555B0BD" w14:textId="77777777" w:rsidR="0052393E" w:rsidRDefault="00000000">
      <w:pPr>
        <w:spacing w:after="40"/>
      </w:pPr>
      <w:r>
        <w:rPr>
          <w:rFonts w:ascii="Arial" w:hAnsi="Arial"/>
          <w:b/>
          <w:color w:val="0B1F3A"/>
          <w:sz w:val="44"/>
        </w:rPr>
        <w:t>Experience &amp; Content Personalization</w:t>
      </w:r>
    </w:p>
    <w:p w14:paraId="1B1E91CB" w14:textId="16332C45" w:rsidR="0052393E" w:rsidRDefault="00000000" w:rsidP="007F7D8B">
      <w:pPr>
        <w:spacing w:after="280"/>
      </w:pPr>
      <w:r>
        <w:rPr>
          <w:rFonts w:ascii="Arial" w:hAnsi="Arial"/>
          <w:color w:val="5A6472"/>
          <w:sz w:val="26"/>
        </w:rPr>
        <w:t>Scope of Services — Order Form Appendix</w:t>
      </w:r>
    </w:p>
    <w:p w14:paraId="7ECBCF11" w14:textId="77777777" w:rsidR="0052393E" w:rsidRDefault="00000000">
      <w:pPr>
        <w:keepNext/>
        <w:spacing w:before="400" w:after="160"/>
      </w:pPr>
      <w:r>
        <w:rPr>
          <w:rFonts w:ascii="Arial" w:hAnsi="Arial"/>
          <w:b/>
          <w:color w:val="0B1F3A"/>
          <w:sz w:val="30"/>
        </w:rPr>
        <w:t>Summary</w:t>
      </w:r>
    </w:p>
    <w:p w14:paraId="6BD3B376" w14:textId="77777777" w:rsidR="0052393E" w:rsidRDefault="00000000">
      <w:pPr>
        <w:spacing w:after="240"/>
      </w:pPr>
      <w:r>
        <w:rPr>
          <w:rFonts w:ascii="Arial" w:hAnsi="Arial"/>
          <w:i/>
          <w:color w:val="5A6472"/>
          <w:sz w:val="21"/>
        </w:rPr>
        <w:t>This agreement covers three things: the capabilities available to Tapestry on signature, two capabilities in active development that Tapestry will help shape, and the delivery schedule for each.</w:t>
      </w:r>
    </w:p>
    <w:p w14:paraId="3398B279" w14:textId="77777777" w:rsidR="0052393E" w:rsidRDefault="00000000">
      <w:pPr>
        <w:keepNext/>
        <w:spacing w:before="280" w:after="80"/>
      </w:pPr>
      <w:r>
        <w:rPr>
          <w:rFonts w:ascii="Arial" w:hAnsi="Arial"/>
          <w:b/>
          <w:color w:val="008C82"/>
          <w:sz w:val="23"/>
        </w:rPr>
        <w:t>Available on signature</w:t>
      </w:r>
    </w:p>
    <w:p w14:paraId="0403A87F" w14:textId="77777777" w:rsidR="0052393E" w:rsidRDefault="00000000">
      <w:r>
        <w:rPr>
          <w:rFonts w:ascii="Arial" w:hAnsi="Arial"/>
          <w:sz w:val="21"/>
        </w:rPr>
        <w:t>Twelve capabilities activate immediately — real-time behavioral profiling of anonymous visitors, self-building audiences, the content catalog and enrichment pipeline, the dimension registry and tuning surface, merchandising governance, explain records, multi-brand provisioning, data science surfaces, product recommendations, AI search, custom product sort, and Snowflake integration with historical data ingestion. Detailed in Section 1.</w:t>
      </w:r>
    </w:p>
    <w:p w14:paraId="1B63D021" w14:textId="77777777" w:rsidR="0052393E" w:rsidRDefault="00000000">
      <w:pPr>
        <w:keepNext/>
        <w:spacing w:before="280" w:after="80"/>
      </w:pPr>
      <w:r>
        <w:rPr>
          <w:rFonts w:ascii="Arial" w:hAnsi="Arial"/>
          <w:b/>
          <w:color w:val="008C82"/>
          <w:sz w:val="23"/>
        </w:rPr>
        <w:t>In active development</w:t>
      </w:r>
    </w:p>
    <w:p w14:paraId="5F343A1C" w14:textId="77777777" w:rsidR="0052393E" w:rsidRDefault="00000000">
      <w:pPr>
        <w:spacing w:after="120"/>
      </w:pPr>
      <w:r>
        <w:rPr>
          <w:rFonts w:ascii="Arial" w:hAnsi="Arial"/>
          <w:sz w:val="21"/>
        </w:rPr>
        <w:t>Two capabilities are in active development, with Tapestry as design partner. Tapestry's team has direct input on product direction, the dimension registry, and the tuning surface as they are finalized:</w:t>
      </w:r>
    </w:p>
    <w:p w14:paraId="71A61FE2" w14:textId="77777777" w:rsidR="0052393E" w:rsidRDefault="00000000">
      <w:pPr>
        <w:pStyle w:val="ListBullet"/>
        <w:spacing w:after="100"/>
      </w:pPr>
      <w:r>
        <w:rPr>
          <w:rFonts w:ascii="Arial" w:hAnsi="Arial"/>
          <w:b/>
          <w:color w:val="0B1F3A"/>
          <w:sz w:val="21"/>
        </w:rPr>
        <w:t xml:space="preserve">Content Personalization —  </w:t>
      </w:r>
      <w:r>
        <w:rPr>
          <w:rFonts w:ascii="Arial" w:hAnsi="Arial"/>
          <w:sz w:val="21"/>
        </w:rPr>
        <w:t>content recommendations that work the way product recommendations work today, but for content. The engine decides which content fills each slot on the page, per shopper.</w:t>
      </w:r>
    </w:p>
    <w:p w14:paraId="0D220788" w14:textId="77777777" w:rsidR="0052393E" w:rsidRDefault="00000000">
      <w:pPr>
        <w:pStyle w:val="ListBullet"/>
        <w:spacing w:after="100"/>
      </w:pPr>
      <w:r>
        <w:rPr>
          <w:rFonts w:ascii="Arial" w:hAnsi="Arial"/>
          <w:b/>
          <w:color w:val="0B1F3A"/>
          <w:sz w:val="21"/>
        </w:rPr>
        <w:t xml:space="preserve">Experience Personalization —  </w:t>
      </w:r>
      <w:r>
        <w:rPr>
          <w:rFonts w:ascii="Arial" w:hAnsi="Arial"/>
          <w:sz w:val="21"/>
        </w:rPr>
        <w:t>the arrangement of the page itself adapts per shopper. Content Personalization decides what goes in each box; Experience Personalization decides what order the boxes appear in.</w:t>
      </w:r>
    </w:p>
    <w:p w14:paraId="6D87AB91" w14:textId="77777777" w:rsidR="0052393E" w:rsidRDefault="00000000">
      <w:pPr>
        <w:spacing w:before="40" w:after="240"/>
      </w:pPr>
      <w:r>
        <w:rPr>
          <w:rFonts w:ascii="Arial" w:hAnsi="Arial"/>
          <w:i/>
          <w:color w:val="5A6472"/>
          <w:sz w:val="19"/>
        </w:rPr>
        <w:t>Detailed in Section 2.</w:t>
      </w:r>
    </w:p>
    <w:p w14:paraId="08CDDE9A" w14:textId="77777777" w:rsidR="0052393E" w:rsidRDefault="00000000">
      <w:pPr>
        <w:keepNext/>
        <w:spacing w:before="280" w:after="80"/>
      </w:pPr>
      <w:r>
        <w:rPr>
          <w:rFonts w:ascii="Arial" w:hAnsi="Arial"/>
          <w:b/>
          <w:color w:val="008C82"/>
          <w:sz w:val="23"/>
        </w:rPr>
        <w:t>Delivery schedule</w:t>
      </w:r>
    </w:p>
    <w:p w14:paraId="5CE17643" w14:textId="77777777" w:rsidR="0052393E" w:rsidRDefault="00000000">
      <w:pPr>
        <w:spacing w:after="120"/>
      </w:pPr>
      <w:r>
        <w:rPr>
          <w:rFonts w:ascii="Arial" w:hAnsi="Arial"/>
          <w:sz w:val="20"/>
        </w:rPr>
        <w:t>All dates are expressed as days from Kickoff. Kickoff occurs upon execution of the Order Form.</w:t>
      </w:r>
    </w:p>
    <w:tbl>
      <w:tblPr>
        <w:tblStyle w:val="TableGrid"/>
        <w:tblW w:w="0" w:type="auto"/>
        <w:tblLook w:val="04A0" w:firstRow="1" w:lastRow="0" w:firstColumn="1" w:lastColumn="0" w:noHBand="0" w:noVBand="1"/>
      </w:tblPr>
      <w:tblGrid>
        <w:gridCol w:w="5479"/>
        <w:gridCol w:w="2394"/>
        <w:gridCol w:w="1991"/>
      </w:tblGrid>
      <w:tr w:rsidR="0052393E" w14:paraId="39085D69" w14:textId="77777777">
        <w:tc>
          <w:tcPr>
            <w:tcW w:w="5616" w:type="dxa"/>
            <w:shd w:val="clear" w:color="auto" w:fill="0B1F3A"/>
          </w:tcPr>
          <w:p w14:paraId="5082CAA5" w14:textId="77777777" w:rsidR="0052393E" w:rsidRDefault="00000000">
            <w:pPr>
              <w:spacing w:before="40" w:after="40"/>
            </w:pPr>
            <w:r>
              <w:rPr>
                <w:rFonts w:ascii="Arial" w:hAnsi="Arial"/>
                <w:b/>
                <w:color w:val="FFFFFF"/>
                <w:sz w:val="19"/>
              </w:rPr>
              <w:t>Milestone</w:t>
            </w:r>
          </w:p>
        </w:tc>
        <w:tc>
          <w:tcPr>
            <w:tcW w:w="2448" w:type="dxa"/>
            <w:shd w:val="clear" w:color="auto" w:fill="0B1F3A"/>
          </w:tcPr>
          <w:p w14:paraId="44A501C5" w14:textId="77777777" w:rsidR="0052393E" w:rsidRDefault="00000000">
            <w:pPr>
              <w:spacing w:before="40" w:after="40"/>
            </w:pPr>
            <w:r>
              <w:rPr>
                <w:rFonts w:ascii="Arial" w:hAnsi="Arial"/>
                <w:b/>
                <w:color w:val="FFFFFF"/>
                <w:sz w:val="19"/>
              </w:rPr>
              <w:t>Timing</w:t>
            </w:r>
          </w:p>
        </w:tc>
        <w:tc>
          <w:tcPr>
            <w:tcW w:w="2016" w:type="dxa"/>
            <w:shd w:val="clear" w:color="auto" w:fill="0B1F3A"/>
          </w:tcPr>
          <w:p w14:paraId="0941B6A4" w14:textId="77777777" w:rsidR="0052393E" w:rsidRDefault="00000000">
            <w:pPr>
              <w:spacing w:before="40" w:after="40"/>
            </w:pPr>
            <w:r>
              <w:rPr>
                <w:rFonts w:ascii="Arial" w:hAnsi="Arial"/>
                <w:b/>
                <w:color w:val="FFFFFF"/>
                <w:sz w:val="19"/>
              </w:rPr>
              <w:t>Status</w:t>
            </w:r>
          </w:p>
        </w:tc>
      </w:tr>
      <w:tr w:rsidR="0052393E" w14:paraId="6581A17D" w14:textId="77777777">
        <w:tc>
          <w:tcPr>
            <w:tcW w:w="5616" w:type="dxa"/>
          </w:tcPr>
          <w:p w14:paraId="10F468F4" w14:textId="77777777" w:rsidR="0052393E" w:rsidRDefault="00000000">
            <w:pPr>
              <w:spacing w:before="40" w:after="40"/>
            </w:pPr>
            <w:r>
              <w:rPr>
                <w:rFonts w:ascii="Arial" w:hAnsi="Arial"/>
                <w:sz w:val="19"/>
              </w:rPr>
              <w:t>Core personalization available to pilot business unit</w:t>
            </w:r>
          </w:p>
        </w:tc>
        <w:tc>
          <w:tcPr>
            <w:tcW w:w="2448" w:type="dxa"/>
          </w:tcPr>
          <w:p w14:paraId="0B6B0A06" w14:textId="77777777" w:rsidR="0052393E" w:rsidRDefault="00000000">
            <w:pPr>
              <w:spacing w:before="40" w:after="40"/>
            </w:pPr>
            <w:r>
              <w:rPr>
                <w:rFonts w:ascii="Arial" w:hAnsi="Arial"/>
                <w:sz w:val="19"/>
              </w:rPr>
              <w:t>Kickoff + 30 days</w:t>
            </w:r>
          </w:p>
        </w:tc>
        <w:tc>
          <w:tcPr>
            <w:tcW w:w="2016" w:type="dxa"/>
          </w:tcPr>
          <w:p w14:paraId="246C3032" w14:textId="77777777" w:rsidR="0052393E" w:rsidRDefault="00000000">
            <w:pPr>
              <w:spacing w:before="40" w:after="40"/>
            </w:pPr>
            <w:r>
              <w:rPr>
                <w:rFonts w:ascii="Arial" w:hAnsi="Arial"/>
                <w:sz w:val="19"/>
              </w:rPr>
              <w:t>Pilot</w:t>
            </w:r>
          </w:p>
        </w:tc>
      </w:tr>
      <w:tr w:rsidR="0052393E" w14:paraId="007092DB" w14:textId="77777777">
        <w:tc>
          <w:tcPr>
            <w:tcW w:w="5616" w:type="dxa"/>
            <w:shd w:val="clear" w:color="auto" w:fill="F4F6FB"/>
          </w:tcPr>
          <w:p w14:paraId="391D2282" w14:textId="77777777" w:rsidR="0052393E" w:rsidRDefault="00000000">
            <w:pPr>
              <w:spacing w:before="40" w:after="40"/>
            </w:pPr>
            <w:r>
              <w:rPr>
                <w:rFonts w:ascii="Arial" w:hAnsi="Arial"/>
                <w:b/>
                <w:sz w:val="19"/>
              </w:rPr>
              <w:t>Content Personalization live in production</w:t>
            </w:r>
          </w:p>
        </w:tc>
        <w:tc>
          <w:tcPr>
            <w:tcW w:w="2448" w:type="dxa"/>
            <w:shd w:val="clear" w:color="auto" w:fill="F4F6FB"/>
          </w:tcPr>
          <w:p w14:paraId="2DC1B6DC" w14:textId="77777777" w:rsidR="0052393E" w:rsidRDefault="00000000">
            <w:pPr>
              <w:spacing w:before="40" w:after="40"/>
            </w:pPr>
            <w:r>
              <w:rPr>
                <w:rFonts w:ascii="Arial" w:hAnsi="Arial"/>
                <w:b/>
                <w:sz w:val="19"/>
              </w:rPr>
              <w:t>Kickoff + 130 days</w:t>
            </w:r>
          </w:p>
        </w:tc>
        <w:tc>
          <w:tcPr>
            <w:tcW w:w="2016" w:type="dxa"/>
            <w:shd w:val="clear" w:color="auto" w:fill="F4F6FB"/>
          </w:tcPr>
          <w:p w14:paraId="7B90E365" w14:textId="77777777" w:rsidR="0052393E" w:rsidRDefault="00000000">
            <w:pPr>
              <w:spacing w:before="40" w:after="40"/>
            </w:pPr>
            <w:r>
              <w:rPr>
                <w:rFonts w:ascii="Arial" w:hAnsi="Arial"/>
                <w:b/>
                <w:sz w:val="19"/>
              </w:rPr>
              <w:t>Contractual milestone</w:t>
            </w:r>
          </w:p>
        </w:tc>
      </w:tr>
      <w:tr w:rsidR="0052393E" w14:paraId="0744FD42" w14:textId="77777777">
        <w:tc>
          <w:tcPr>
            <w:tcW w:w="5616" w:type="dxa"/>
          </w:tcPr>
          <w:p w14:paraId="79BE8417" w14:textId="77777777" w:rsidR="0052393E" w:rsidRDefault="00000000">
            <w:pPr>
              <w:spacing w:before="40" w:after="40"/>
            </w:pPr>
            <w:r>
              <w:rPr>
                <w:rFonts w:ascii="Arial" w:hAnsi="Arial"/>
                <w:b/>
                <w:sz w:val="19"/>
              </w:rPr>
              <w:t>Experience Personalization live in production</w:t>
            </w:r>
          </w:p>
        </w:tc>
        <w:tc>
          <w:tcPr>
            <w:tcW w:w="2448" w:type="dxa"/>
          </w:tcPr>
          <w:p w14:paraId="1CDE70D4" w14:textId="77777777" w:rsidR="0052393E" w:rsidRDefault="00000000">
            <w:pPr>
              <w:spacing w:before="40" w:after="40"/>
            </w:pPr>
            <w:r>
              <w:rPr>
                <w:rFonts w:ascii="Arial" w:hAnsi="Arial"/>
                <w:b/>
                <w:sz w:val="19"/>
              </w:rPr>
              <w:t>Kickoff + 265 days</w:t>
            </w:r>
          </w:p>
        </w:tc>
        <w:tc>
          <w:tcPr>
            <w:tcW w:w="2016" w:type="dxa"/>
          </w:tcPr>
          <w:p w14:paraId="1C9B2772" w14:textId="77777777" w:rsidR="0052393E" w:rsidRDefault="00000000">
            <w:pPr>
              <w:spacing w:before="40" w:after="40"/>
            </w:pPr>
            <w:r>
              <w:rPr>
                <w:rFonts w:ascii="Arial" w:hAnsi="Arial"/>
                <w:b/>
                <w:sz w:val="19"/>
              </w:rPr>
              <w:t>Contractual milestone</w:t>
            </w:r>
          </w:p>
        </w:tc>
      </w:tr>
    </w:tbl>
    <w:p w14:paraId="7CB49355" w14:textId="77777777" w:rsidR="0052393E" w:rsidRDefault="00000000">
      <w:pPr>
        <w:spacing w:before="120" w:after="0"/>
      </w:pPr>
      <w:r>
        <w:rPr>
          <w:rFonts w:ascii="Arial" w:hAnsi="Arial"/>
          <w:i/>
          <w:color w:val="5A6472"/>
          <w:sz w:val="18"/>
        </w:rPr>
        <w:t>Dates are contingent on execution of the Order Form and on timely delivery of the Tapestry dependencies in Section 3.3. Milestones extend day-for-day where either slips.</w:t>
      </w:r>
    </w:p>
    <w:p w14:paraId="36851339" w14:textId="77777777" w:rsidR="0052393E" w:rsidRDefault="00000000">
      <w:r>
        <w:br w:type="page"/>
      </w:r>
    </w:p>
    <w:p w14:paraId="2A3F4867" w14:textId="77777777" w:rsidR="0052393E" w:rsidRDefault="00000000">
      <w:pPr>
        <w:keepNext/>
        <w:spacing w:before="400" w:after="160"/>
      </w:pPr>
      <w:r>
        <w:rPr>
          <w:rFonts w:ascii="Arial" w:hAnsi="Arial"/>
          <w:b/>
          <w:color w:val="0B1F3A"/>
          <w:sz w:val="30"/>
        </w:rPr>
        <w:lastRenderedPageBreak/>
        <w:t>Section 1 — Available on Signature</w:t>
      </w:r>
    </w:p>
    <w:p w14:paraId="58C950F6" w14:textId="77777777" w:rsidR="0052393E" w:rsidRDefault="00000000">
      <w:r>
        <w:rPr>
          <w:rFonts w:ascii="Arial" w:hAnsi="Arial"/>
          <w:i/>
          <w:color w:val="5A6472"/>
          <w:sz w:val="21"/>
        </w:rPr>
        <w:t>Built, tested, and active on signature. This is what the platform does today.</w:t>
      </w:r>
    </w:p>
    <w:p>
      <w:pPr>
        <w:spacing w:after="80"/>
        <w:rPr>
          <w:ins w:id="1001" w:author="Optimizely Delivery" w:date="2026-09-01T00:00:00Z"/>
        </w:rPr>
      </w:pPr>
      <w:ins w:id="1002" w:author="Optimizely Delivery" w:date="2026-09-01T00:00:00Z">
        <w:r>
          <w:rPr>
            <w:rFonts w:ascii="Arial" w:hAnsi="Arial"/>
            <w:sz w:val="21"/>
          </w:rPr>
          <w:t xml:space="preserve">Each capability below carries an autonomy note stating what the system does on its own and what a person configures or approves. Three states are used throughout: autonomous, meaning the system decides and acts with no human in the loop; human-configured, meaning a person sets the frame and the engine operates freely inside it; and human-approved, meaning nothing takes effect until someone approves it.</w:t>
        </w:r>
      </w:ins>
    </w:p>
    <w:p w14:paraId="3E33DA63" w14:textId="77777777" w:rsidR="0052393E" w:rsidRDefault="00000000">
      <w:pPr>
        <w:keepNext/>
        <w:spacing w:before="280" w:after="80"/>
      </w:pPr>
      <w:r>
        <w:rPr>
          <w:rFonts w:ascii="Arial" w:hAnsi="Arial"/>
          <w:b/>
          <w:color w:val="008C82"/>
          <w:sz w:val="23"/>
        </w:rPr>
        <w:t>1.1  Real-Time Behavioral Profiling</w:t>
      </w:r>
    </w:p>
    <w:p w14:paraId="664DECD1" w14:textId="77777777" w:rsidR="0052393E" w:rsidRDefault="00000000">
      <w:pPr>
        <w:spacing w:after="80"/>
      </w:pPr>
      <w:del w:id="1003" w:author="Optimizely Delivery" w:date="2026-09-01T00:00:00Z">
        <w:r>
          <w:rPr>
            <w:rFonts w:ascii="Arial" w:hAnsi="Arial"/>
            <w:sz w:val="21"/>
          </w:rPr>
          <w:delText xml:space="preserve">Every shopper — identified or anonymous — is backed by their own live interest profile that updates on every interaction. Scoring happens at the network edge in milliseconds using first-party signals only. No fingerprinting, nothing acquired from outside Tapestry.</w:delText>
        </w:r>
      </w:del>
      <w:ins w:id="1004" w:author="Optimizely Delivery" w:date="2026-09-01T00:00:00Z">
        <w:r>
          <w:rPr>
            <w:rFonts w:ascii="Arial" w:hAnsi="Arial"/>
            <w:sz w:val="21"/>
          </w:rPr>
          <w:t xml:space="preserve">Every shopper — identified or anonymous — is backed by their own live interest profile that updates on every interaction. Scoring happens at the network edge in milliseconds. The live profile is built from first-party behavioral signals, with no fingerprinting and no purchased audience data on the decision path. This describes what the in-session profile is built from rather than a limit of the architecture: historical, warehouse, and third-party data enter the platform under 1.12 and are available to scoring and segmentation as additional dimensions or as pre-computed audiences.</w:t>
        </w:r>
      </w:ins>
    </w:p>
    <w:p w14:paraId="5682FA7F" w14:textId="77777777" w:rsidR="0052393E" w:rsidRDefault="00000000">
      <w:pPr>
        <w:spacing w:after="160"/>
      </w:pPr>
      <w:r>
        <w:rPr>
          <w:rFonts w:ascii="Arial" w:hAnsi="Arial"/>
          <w:b/>
          <w:color w:val="008C82"/>
          <w:sz w:val="21"/>
        </w:rPr>
        <w:t xml:space="preserve">What this lets you do.  </w:t>
      </w:r>
      <w:r>
        <w:rPr>
          <w:rFonts w:ascii="Arial" w:hAnsi="Arial"/>
          <w:i/>
          <w:sz w:val="21"/>
        </w:rPr>
        <w:t>Personalize for an anonymous first-time visitor from their first click, rather than waiting for a login or a segment to populate.</w:t>
      </w:r>
    </w:p>
    <w:p>
      <w:pPr>
        <w:spacing w:after="160"/>
        <w:rPr>
          <w:ins w:id="1009" w:author="Optimizely Delivery" w:date="2026-09-01T00:00:00Z"/>
        </w:rPr>
      </w:pPr>
      <w:ins w:id="1010" w:author="Optimizely Delivery" w:date="2026-09-01T00:00:00Z">
        <w:r>
          <w:rPr>
            <w:rFonts w:ascii="Arial" w:hAnsi="Arial"/>
            <w:b/>
            <w:color w:val="008C82"/>
            <w:sz w:val="21"/>
          </w:rPr>
          <w:t xml:space="preserve">Autonomy.  </w:t>
        </w:r>
      </w:ins>
      <w:ins w:id="1011" w:author="Optimizely Delivery" w:date="2026-09-01T00:00:00Z">
        <w:r>
          <w:rPr>
            <w:rFonts w:ascii="Arial" w:hAnsi="Arial"/>
            <w:i/>
            <w:sz w:val="21"/>
          </w:rPr>
          <w:t xml:space="preserve">Runs autonomously. Profiling and scoring update on every interaction with no human step.</w:t>
        </w:r>
      </w:ins>
    </w:p>
    <w:p w14:paraId="79D0BB8A" w14:textId="77777777" w:rsidR="0052393E" w:rsidRDefault="00000000">
      <w:pPr>
        <w:keepNext/>
        <w:spacing w:before="280" w:after="80"/>
      </w:pPr>
      <w:r>
        <w:rPr>
          <w:rFonts w:ascii="Arial" w:hAnsi="Arial"/>
          <w:b/>
          <w:color w:val="008C82"/>
          <w:sz w:val="23"/>
        </w:rPr>
        <w:t>1.2  Self-Building Audiences</w:t>
      </w:r>
    </w:p>
    <w:p w14:paraId="57B7A26E" w14:textId="77777777" w:rsidR="0052393E" w:rsidRDefault="00000000">
      <w:pPr>
        <w:spacing w:after="80"/>
      </w:pPr>
      <w:r>
        <w:rPr>
          <w:rFonts w:ascii="Arial" w:hAnsi="Arial"/>
          <w:sz w:val="21"/>
        </w:rPr>
        <w:t>Audiences form automatically from behavior, expressed in your own merchandising vocabulary. Shoppers qualify within their current session and drop out as interest decays — no refresh cycle, no rules to author. Your team renames, pins, or prunes anything the engine proposes.</w:t>
      </w:r>
    </w:p>
    <w:p w14:paraId="3ADF3532" w14:textId="77777777" w:rsidR="0052393E" w:rsidRDefault="00000000">
      <w:pPr>
        <w:spacing w:after="160"/>
      </w:pPr>
      <w:r>
        <w:rPr>
          <w:rFonts w:ascii="Arial" w:hAnsi="Arial"/>
          <w:b/>
          <w:color w:val="008C82"/>
          <w:sz w:val="21"/>
        </w:rPr>
        <w:t xml:space="preserve">What this lets you do.  </w:t>
      </w:r>
      <w:r>
        <w:rPr>
          <w:rFonts w:ascii="Arial" w:hAnsi="Arial"/>
          <w:i/>
          <w:sz w:val="21"/>
        </w:rPr>
        <w:t>Stop authoring and maintaining segmentation rules, and keep humans in charge of every audience.</w:t>
      </w:r>
    </w:p>
    <w:p>
      <w:pPr>
        <w:spacing w:after="160"/>
        <w:rPr>
          <w:ins w:id="1012" w:author="Optimizely Delivery" w:date="2026-09-01T00:00:00Z"/>
        </w:rPr>
      </w:pPr>
      <w:ins w:id="1013" w:author="Optimizely Delivery" w:date="2026-09-01T00:00:00Z">
        <w:r>
          <w:rPr>
            <w:rFonts w:ascii="Arial" w:hAnsi="Arial"/>
            <w:b/>
            <w:color w:val="008C82"/>
            <w:sz w:val="21"/>
          </w:rPr>
          <w:t xml:space="preserve">Autonomy.  </w:t>
        </w:r>
      </w:ins>
      <w:ins w:id="1014" w:author="Optimizely Delivery" w:date="2026-09-01T00:00:00Z">
        <w:r>
          <w:rPr>
            <w:rFonts w:ascii="Arial" w:hAnsi="Arial"/>
            <w:i/>
            <w:sz w:val="21"/>
          </w:rPr>
          <w:t xml:space="preserve">Autonomous formation and dissolution: shoppers qualify and drop out on behavior, with no exit rule authored by anyone. Publishing an audience, and renaming, pinning, or pruning it, is human-approved.</w:t>
        </w:r>
      </w:ins>
    </w:p>
    <w:p w14:paraId="200893D6" w14:textId="77777777" w:rsidR="0052393E" w:rsidRDefault="00000000">
      <w:pPr>
        <w:keepNext/>
        <w:spacing w:before="280" w:after="80"/>
      </w:pPr>
      <w:r>
        <w:rPr>
          <w:rFonts w:ascii="Arial" w:hAnsi="Arial"/>
          <w:b/>
          <w:color w:val="008C82"/>
          <w:sz w:val="23"/>
        </w:rPr>
        <w:t>1.3  Content Catalog &amp; Enrichment</w:t>
      </w:r>
    </w:p>
    <w:p w14:paraId="041C35F6" w14:textId="77777777" w:rsidR="0052393E" w:rsidRDefault="00000000">
      <w:pPr>
        <w:spacing w:after="80"/>
      </w:pPr>
      <w:r>
        <w:rPr>
          <w:rFonts w:ascii="Arial" w:hAnsi="Arial"/>
          <w:sz w:val="21"/>
        </w:rPr>
        <w:t>Your content registered under your own IDs with content type, tags, per-slot eligibility, and lifecycle windows. Fed through a CMS or DAM API, or a JSON/CSV export. Where metadata is sparse, AI proposes labels over a sample batch and your team approves every one — at design time, never in the serving path.</w:t>
      </w:r>
    </w:p>
    <w:p w14:paraId="494EE134" w14:textId="77777777" w:rsidR="0052393E" w:rsidRDefault="00000000">
      <w:pPr>
        <w:spacing w:after="160"/>
      </w:pPr>
      <w:r>
        <w:rPr>
          <w:rFonts w:ascii="Arial" w:hAnsi="Arial"/>
          <w:b/>
          <w:color w:val="008C82"/>
          <w:sz w:val="21"/>
        </w:rPr>
        <w:t xml:space="preserve">What this lets you do.  </w:t>
      </w:r>
      <w:r>
        <w:rPr>
          <w:rFonts w:ascii="Arial" w:hAnsi="Arial"/>
          <w:i/>
          <w:sz w:val="21"/>
        </w:rPr>
        <w:t>Bring the content you already have. Activate a back catalog that was never tagged for personalization, without a manual tagging project.</w:t>
      </w:r>
    </w:p>
    <w:p>
      <w:pPr>
        <w:spacing w:after="160"/>
        <w:rPr>
          <w:ins w:id="1015" w:author="Optimizely Delivery" w:date="2026-09-01T00:00:00Z"/>
        </w:rPr>
      </w:pPr>
      <w:ins w:id="1016" w:author="Optimizely Delivery" w:date="2026-09-01T00:00:00Z">
        <w:r>
          <w:rPr>
            <w:rFonts w:ascii="Arial" w:hAnsi="Arial"/>
            <w:b/>
            <w:color w:val="008C82"/>
            <w:sz w:val="21"/>
          </w:rPr>
          <w:t xml:space="preserve">Autonomy.  </w:t>
        </w:r>
      </w:ins>
      <w:ins w:id="1017" w:author="Optimizely Delivery" w:date="2026-09-01T00:00:00Z">
        <w:r>
          <w:rPr>
            <w:rFonts w:ascii="Arial" w:hAnsi="Arial"/>
            <w:i/>
            <w:sz w:val="21"/>
          </w:rPr>
          <w:t xml:space="preserve">Ingestion and validation run autonomously. AI-proposed labels are human-approved at design time and never in the serving path.</w:t>
        </w:r>
      </w:ins>
    </w:p>
    <w:p w14:paraId="722262A0" w14:textId="77777777" w:rsidR="0052393E" w:rsidRDefault="00000000">
      <w:pPr>
        <w:keepNext/>
        <w:spacing w:before="280" w:after="80"/>
      </w:pPr>
      <w:r>
        <w:rPr>
          <w:rFonts w:ascii="Arial" w:hAnsi="Arial"/>
          <w:b/>
          <w:color w:val="008C82"/>
          <w:sz w:val="23"/>
        </w:rPr>
        <w:t>1.4  Dimension Registry &amp; Tuning</w:t>
      </w:r>
    </w:p>
    <w:p w14:paraId="2C2E930E" w14:textId="77777777" w:rsidR="0052393E" w:rsidRDefault="00000000">
      <w:pPr>
        <w:spacing w:after="80"/>
      </w:pPr>
      <w:r>
        <w:rPr>
          <w:rFonts w:ascii="Arial" w:hAnsi="Arial"/>
          <w:sz w:val="21"/>
        </w:rPr>
        <w:t>Every dimension the engine scores on, documented explicitly with default weights — location and regional trending, visit number, entry channel, content type and metadata, and behavioral affinities from your library. Weights, decay horizons, and thresholds are versioned configuration, effective immediately with no deployment.</w:t>
      </w:r>
    </w:p>
    <w:p w14:paraId="11CC4E64" w14:textId="77777777" w:rsidR="0052393E" w:rsidRDefault="00000000">
      <w:pPr>
        <w:spacing w:after="160"/>
      </w:pPr>
      <w:r>
        <w:rPr>
          <w:rFonts w:ascii="Arial" w:hAnsi="Arial"/>
          <w:b/>
          <w:color w:val="008C82"/>
          <w:sz w:val="21"/>
        </w:rPr>
        <w:t xml:space="preserve">What this lets you do.  </w:t>
      </w:r>
      <w:r>
        <w:rPr>
          <w:rFonts w:ascii="Arial" w:hAnsi="Arial"/>
          <w:i/>
          <w:sz w:val="21"/>
        </w:rPr>
        <w:t>Know exactly what the engine is scoring on, agree it in writing before launch, and change how it behaves without waiting on a release.</w:t>
      </w:r>
    </w:p>
    <w:p>
      <w:pPr>
        <w:spacing w:after="160"/>
        <w:rPr>
          <w:ins w:id="1018" w:author="Optimizely Delivery" w:date="2026-09-01T00:00:00Z"/>
        </w:rPr>
      </w:pPr>
      <w:ins w:id="1019" w:author="Optimizely Delivery" w:date="2026-09-01T00:00:00Z">
        <w:r>
          <w:rPr>
            <w:rFonts w:ascii="Arial" w:hAnsi="Arial"/>
            <w:b/>
            <w:color w:val="008C82"/>
            <w:sz w:val="21"/>
          </w:rPr>
          <w:t xml:space="preserve">Autonomy.  </w:t>
        </w:r>
      </w:ins>
      <w:ins w:id="1020" w:author="Optimizely Delivery" w:date="2026-09-01T00:00:00Z">
        <w:r>
          <w:rPr>
            <w:rFonts w:ascii="Arial" w:hAnsi="Arial"/>
            <w:i/>
            <w:sz w:val="21"/>
          </w:rPr>
          <w:t xml:space="preserve">Human-configured. Your team sets the dimensions and their weights and the engine scores freely inside that frame. Per-slot weight mixing can additionally be set to adjust itself from outcome statistics, with every adjustment logged, reversible, and any individual weight pinnable so it stops moving. Changes to the registry itself are human-approved.</w:t>
        </w:r>
      </w:ins>
    </w:p>
    <w:p w14:paraId="65E7FEAF" w14:textId="77777777" w:rsidR="0052393E" w:rsidRDefault="00000000">
      <w:pPr>
        <w:keepNext/>
        <w:spacing w:before="280" w:after="80"/>
      </w:pPr>
      <w:r>
        <w:rPr>
          <w:rFonts w:ascii="Arial" w:hAnsi="Arial"/>
          <w:b/>
          <w:color w:val="008C82"/>
          <w:sz w:val="23"/>
        </w:rPr>
        <w:t>1.5  Governance &amp; Merchandising Authority</w:t>
      </w:r>
    </w:p>
    <w:p w14:paraId="10226DCC" w14:textId="77777777" w:rsidR="0052393E" w:rsidRDefault="00000000">
      <w:pPr>
        <w:spacing w:after="80"/>
      </w:pPr>
      <w:r>
        <w:rPr>
          <w:rFonts w:ascii="Arial" w:hAnsi="Arial"/>
          <w:sz w:val="21"/>
        </w:rPr>
        <w:t>Merchandising sits above the engine. Eligibility gates run before scoring — out of stock, expired, off-limits. Pins and blocks outrank the engine absolutely and survive audience regeneration. Season, promotion, and margin apply as tunable multipliers, each itemized in the explain record.</w:t>
      </w:r>
    </w:p>
    <w:p w14:paraId="13DAE602" w14:textId="77777777" w:rsidR="0052393E" w:rsidRDefault="00000000">
      <w:pPr>
        <w:spacing w:after="160"/>
      </w:pPr>
      <w:r>
        <w:rPr>
          <w:rFonts w:ascii="Arial" w:hAnsi="Arial"/>
          <w:b/>
          <w:color w:val="008C82"/>
          <w:sz w:val="21"/>
        </w:rPr>
        <w:t xml:space="preserve">What this lets you do.  </w:t>
      </w:r>
      <w:r>
        <w:rPr>
          <w:rFonts w:ascii="Arial" w:hAnsi="Arial"/>
          <w:i/>
          <w:sz w:val="21"/>
        </w:rPr>
        <w:t>Rules decide what can and must show. Affinity decides what does show in the space that remains.</w:t>
      </w:r>
    </w:p>
    <w:p>
      <w:pPr>
        <w:spacing w:after="160"/>
        <w:rPr>
          <w:ins w:id="1021" w:author="Optimizely Delivery" w:date="2026-09-01T00:00:00Z"/>
        </w:rPr>
      </w:pPr>
      <w:ins w:id="1022" w:author="Optimizely Delivery" w:date="2026-09-01T00:00:00Z">
        <w:r>
          <w:rPr>
            <w:rFonts w:ascii="Arial" w:hAnsi="Arial"/>
            <w:b/>
            <w:color w:val="008C82"/>
            <w:sz w:val="21"/>
          </w:rPr>
          <w:t xml:space="preserve">Autonomy.  </w:t>
        </w:r>
      </w:ins>
      <w:ins w:id="1023" w:author="Optimizely Delivery" w:date="2026-09-01T00:00:00Z">
        <w:r>
          <w:rPr>
            <w:rFonts w:ascii="Arial" w:hAnsi="Arial"/>
            <w:i/>
            <w:sz w:val="21"/>
          </w:rPr>
          <w:t xml:space="preserve">Human-configured and absolute: gates, pins, and blocks are authored by people and outrank the engine. Ranking in the space that remains is autonomous.</w:t>
        </w:r>
      </w:ins>
    </w:p>
    <w:p w14:paraId="4FB6855C" w14:textId="77777777" w:rsidR="0052393E" w:rsidRDefault="00000000">
      <w:pPr>
        <w:keepNext/>
        <w:spacing w:before="280" w:after="80"/>
      </w:pPr>
      <w:r>
        <w:rPr>
          <w:rFonts w:ascii="Arial" w:hAnsi="Arial"/>
          <w:b/>
          <w:color w:val="008C82"/>
          <w:sz w:val="23"/>
        </w:rPr>
        <w:t>1.6  Explain Records</w:t>
      </w:r>
    </w:p>
    <w:p w14:paraId="282701D3" w14:textId="77777777" w:rsidR="0052393E" w:rsidRDefault="00000000">
      <w:pPr>
        <w:spacing w:after="80"/>
      </w:pPr>
      <w:r>
        <w:rPr>
          <w:rFonts w:ascii="Arial" w:hAnsi="Arial"/>
          <w:sz w:val="21"/>
        </w:rPr>
        <w:t>Every decision carries the drivers, scores, and context that produced it. Persisted and exportable.</w:t>
      </w:r>
    </w:p>
    <w:p w14:paraId="7B7DC89A" w14:textId="77777777" w:rsidR="0052393E" w:rsidRDefault="00000000">
      <w:pPr>
        <w:spacing w:after="160"/>
      </w:pPr>
      <w:r>
        <w:rPr>
          <w:rFonts w:ascii="Arial" w:hAnsi="Arial"/>
          <w:b/>
          <w:color w:val="008C82"/>
          <w:sz w:val="21"/>
        </w:rPr>
        <w:lastRenderedPageBreak/>
        <w:t xml:space="preserve">What this lets you do.  </w:t>
      </w:r>
      <w:r>
        <w:rPr>
          <w:rFonts w:ascii="Arial" w:hAnsi="Arial"/>
          <w:i/>
          <w:sz w:val="21"/>
        </w:rPr>
        <w:t>Answer “why did this shopper see this” for any decision the system has ever made.</w:t>
      </w:r>
    </w:p>
    <w:p>
      <w:pPr>
        <w:spacing w:after="160"/>
        <w:rPr>
          <w:ins w:id="1024" w:author="Optimizely Delivery" w:date="2026-09-01T00:00:00Z"/>
        </w:rPr>
      </w:pPr>
      <w:ins w:id="1025" w:author="Optimizely Delivery" w:date="2026-09-01T00:00:00Z">
        <w:r>
          <w:rPr>
            <w:rFonts w:ascii="Arial" w:hAnsi="Arial"/>
            <w:b/>
            <w:color w:val="008C82"/>
            <w:sz w:val="21"/>
          </w:rPr>
          <w:t xml:space="preserve">Autonomy.  </w:t>
        </w:r>
      </w:ins>
      <w:ins w:id="1026" w:author="Optimizely Delivery" w:date="2026-09-01T00:00:00Z">
        <w:r>
          <w:rPr>
            <w:rFonts w:ascii="Arial" w:hAnsi="Arial"/>
            <w:i/>
            <w:sz w:val="21"/>
          </w:rPr>
          <w:t xml:space="preserve">Runs autonomously. An explain record is written for every decision; export is on demand.</w:t>
        </w:r>
      </w:ins>
    </w:p>
    <w:p w14:paraId="2385AAB1" w14:textId="77777777" w:rsidR="0052393E" w:rsidRDefault="00000000">
      <w:pPr>
        <w:keepNext/>
        <w:spacing w:before="280" w:after="80"/>
      </w:pPr>
      <w:r>
        <w:rPr>
          <w:rFonts w:ascii="Arial" w:hAnsi="Arial"/>
          <w:b/>
          <w:color w:val="008C82"/>
          <w:sz w:val="23"/>
        </w:rPr>
        <w:t>1.7  Multi-Brand Provisioning</w:t>
      </w:r>
    </w:p>
    <w:p w14:paraId="59F20D9C" w14:textId="77777777" w:rsidR="0052393E" w:rsidRDefault="00000000">
      <w:pPr>
        <w:spacing w:after="80"/>
      </w:pPr>
      <w:r>
        <w:rPr>
          <w:rFonts w:ascii="Arial" w:hAnsi="Arial"/>
          <w:sz w:val="21"/>
        </w:rPr>
        <w:t>Per-brand content catalogs, configurations, strategy profiles, and audiences, with hard data isolation between brands. What transfers between brands is configuration patterns and learnings — never shopper data.</w:t>
      </w:r>
    </w:p>
    <w:p w14:paraId="3600F430" w14:textId="77777777" w:rsidR="0052393E" w:rsidRDefault="00000000">
      <w:pPr>
        <w:spacing w:after="160"/>
      </w:pPr>
      <w:r>
        <w:rPr>
          <w:rFonts w:ascii="Arial" w:hAnsi="Arial"/>
          <w:b/>
          <w:color w:val="008C82"/>
          <w:sz w:val="21"/>
        </w:rPr>
        <w:t xml:space="preserve">What this lets you do.  </w:t>
      </w:r>
      <w:r>
        <w:rPr>
          <w:rFonts w:ascii="Arial" w:hAnsi="Arial"/>
          <w:i/>
          <w:sz w:val="21"/>
        </w:rPr>
        <w:t>Extend to the next brand as a provisioning exercise rather than another build. One investment, amortized across the portfolio.</w:t>
      </w:r>
    </w:p>
    <w:p>
      <w:pPr>
        <w:spacing w:after="160"/>
        <w:rPr>
          <w:ins w:id="1027" w:author="Optimizely Delivery" w:date="2026-09-01T00:00:00Z"/>
        </w:rPr>
      </w:pPr>
      <w:ins w:id="1028" w:author="Optimizely Delivery" w:date="2026-09-01T00:00:00Z">
        <w:r>
          <w:rPr>
            <w:rFonts w:ascii="Arial" w:hAnsi="Arial"/>
            <w:b/>
            <w:color w:val="008C82"/>
            <w:sz w:val="21"/>
          </w:rPr>
          <w:t xml:space="preserve">Autonomy.  </w:t>
        </w:r>
      </w:ins>
      <w:ins w:id="1029" w:author="Optimizely Delivery" w:date="2026-09-01T00:00:00Z">
        <w:r>
          <w:rPr>
            <w:rFonts w:ascii="Arial" w:hAnsi="Arial"/>
            <w:i/>
            <w:sz w:val="21"/>
          </w:rPr>
          <w:t xml:space="preserve">Human-configured provisioning. Decisioning within each brand is autonomous and isolated from every other brand.</w:t>
        </w:r>
      </w:ins>
    </w:p>
    <w:p w14:paraId="5DA49919" w14:textId="77777777" w:rsidR="0052393E" w:rsidRDefault="00000000">
      <w:pPr>
        <w:keepNext/>
        <w:spacing w:before="280" w:after="80"/>
      </w:pPr>
      <w:r>
        <w:rPr>
          <w:rFonts w:ascii="Arial" w:hAnsi="Arial"/>
          <w:b/>
          <w:color w:val="008C82"/>
          <w:sz w:val="23"/>
        </w:rPr>
        <w:t>1.8  Data Science Surfaces</w:t>
      </w:r>
    </w:p>
    <w:p w14:paraId="0E922EC0" w14:textId="77777777" w:rsidR="0052393E" w:rsidRDefault="00000000">
      <w:pPr>
        <w:spacing w:after="80"/>
      </w:pPr>
      <w:r>
        <w:rPr>
          <w:rFonts w:ascii="Arial" w:hAnsi="Arial"/>
          <w:sz w:val="21"/>
        </w:rPr>
        <w:t>Explain-record export, decision and outcome data egress, priors import so your team can seed the model from their own analyses, and debug endpoints.</w:t>
      </w:r>
    </w:p>
    <w:p w14:paraId="191826FD" w14:textId="77777777" w:rsidR="0052393E" w:rsidRDefault="00000000">
      <w:pPr>
        <w:spacing w:after="160"/>
      </w:pPr>
      <w:r>
        <w:rPr>
          <w:rFonts w:ascii="Arial" w:hAnsi="Arial"/>
          <w:b/>
          <w:color w:val="008C82"/>
          <w:sz w:val="21"/>
        </w:rPr>
        <w:t xml:space="preserve">What this lets you do.  </w:t>
      </w:r>
      <w:r>
        <w:rPr>
          <w:rFonts w:ascii="Arial" w:hAnsi="Arial"/>
          <w:i/>
          <w:sz w:val="21"/>
        </w:rPr>
        <w:t>Verify, analyze, and influence the engine independently, on your own numbers.</w:t>
      </w:r>
    </w:p>
    <w:p>
      <w:pPr>
        <w:spacing w:after="160"/>
        <w:rPr>
          <w:ins w:id="1030" w:author="Optimizely Delivery" w:date="2026-09-01T00:00:00Z"/>
        </w:rPr>
      </w:pPr>
      <w:ins w:id="1031" w:author="Optimizely Delivery" w:date="2026-09-01T00:00:00Z">
        <w:r>
          <w:rPr>
            <w:rFonts w:ascii="Arial" w:hAnsi="Arial"/>
            <w:b/>
            <w:color w:val="008C82"/>
            <w:sz w:val="21"/>
          </w:rPr>
          <w:t xml:space="preserve">Autonomy.  </w:t>
        </w:r>
      </w:ins>
      <w:ins w:id="1032" w:author="Optimizely Delivery" w:date="2026-09-01T00:00:00Z">
        <w:r>
          <w:rPr>
            <w:rFonts w:ascii="Arial" w:hAnsi="Arial"/>
            <w:i/>
            <w:sz w:val="21"/>
          </w:rPr>
          <w:t xml:space="preserve">Scheduled exports run autonomously. Priors import and debug queries are initiated by your team.</w:t>
        </w:r>
      </w:ins>
    </w:p>
    <w:p w14:paraId="4E9C63F8" w14:textId="77777777" w:rsidR="0052393E" w:rsidRDefault="00000000">
      <w:pPr>
        <w:keepNext/>
        <w:spacing w:before="280" w:after="80"/>
      </w:pPr>
      <w:r>
        <w:rPr>
          <w:rFonts w:ascii="Arial" w:hAnsi="Arial"/>
          <w:b/>
          <w:color w:val="008C82"/>
          <w:sz w:val="23"/>
        </w:rPr>
        <w:t>1.9  Product Recommendations</w:t>
      </w:r>
    </w:p>
    <w:p w14:paraId="60B3F370" w14:textId="77777777" w:rsidR="0052393E" w:rsidRDefault="00000000">
      <w:pPr>
        <w:spacing w:after="80"/>
      </w:pPr>
      <w:r>
        <w:rPr>
          <w:rFonts w:ascii="Arial" w:hAnsi="Arial"/>
          <w:sz w:val="21"/>
        </w:rPr>
        <w:t>Tapestry has full access to the Optimizely Product Recommendations product as part of the existing platform entitlement — algorithmic recommendations deployed into widgets, carousels, and content slots across web and email.</w:t>
      </w:r>
    </w:p>
    <w:p w14:paraId="728F016D" w14:textId="77777777" w:rsidR="0052393E" w:rsidRDefault="00000000">
      <w:pPr>
        <w:spacing w:after="160"/>
      </w:pPr>
      <w:r>
        <w:rPr>
          <w:rFonts w:ascii="Arial" w:hAnsi="Arial"/>
          <w:b/>
          <w:color w:val="008C82"/>
          <w:sz w:val="21"/>
        </w:rPr>
        <w:t xml:space="preserve">What this lets you do.  </w:t>
      </w:r>
      <w:r>
        <w:rPr>
          <w:rFonts w:ascii="Arial" w:hAnsi="Arial"/>
          <w:i/>
          <w:sz w:val="21"/>
        </w:rPr>
        <w:t>Use the product recommendations capability across your properties alongside everything described here.</w:t>
      </w:r>
    </w:p>
    <w:p>
      <w:pPr>
        <w:spacing w:after="160"/>
        <w:rPr>
          <w:ins w:id="1033" w:author="Optimizely Delivery" w:date="2026-09-01T00:00:00Z"/>
        </w:rPr>
      </w:pPr>
      <w:ins w:id="1034" w:author="Optimizely Delivery" w:date="2026-09-01T00:00:00Z">
        <w:r>
          <w:rPr>
            <w:rFonts w:ascii="Arial" w:hAnsi="Arial"/>
            <w:b/>
            <w:color w:val="008C82"/>
            <w:sz w:val="21"/>
          </w:rPr>
          <w:t xml:space="preserve">Autonomy.  </w:t>
        </w:r>
      </w:ins>
      <w:ins w:id="1035" w:author="Optimizely Delivery" w:date="2026-09-01T00:00:00Z">
        <w:r>
          <w:rPr>
            <w:rFonts w:ascii="Arial" w:hAnsi="Arial"/>
            <w:i/>
            <w:sz w:val="21"/>
          </w:rPr>
          <w:t xml:space="preserve">Runs autonomously. Recommendations are generated and served with no human step.</w:t>
        </w:r>
      </w:ins>
    </w:p>
    <w:p w14:paraId="7336A875" w14:textId="77777777" w:rsidR="0052393E" w:rsidRDefault="00000000">
      <w:pPr>
        <w:keepNext/>
        <w:spacing w:before="280" w:after="80"/>
      </w:pPr>
      <w:r>
        <w:rPr>
          <w:rFonts w:ascii="Arial" w:hAnsi="Arial"/>
          <w:b/>
          <w:color w:val="008C82"/>
          <w:sz w:val="23"/>
        </w:rPr>
        <w:t>1.10  AI Search</w:t>
      </w:r>
    </w:p>
    <w:p w14:paraId="12E98612" w14:textId="77777777" w:rsidR="0052393E" w:rsidRDefault="00000000">
      <w:pPr>
        <w:spacing w:after="80"/>
      </w:pPr>
      <w:r>
        <w:rPr>
          <w:rFonts w:ascii="Arial" w:hAnsi="Arial"/>
          <w:sz w:val="21"/>
        </w:rPr>
        <w:t>Natural-language search over your own catalog. A shopper's query is parsed into structured intent — category, occasion, color, silhouette, price band, gift mode — and then ranked deterministically against real, in-stock products, blended with that shopper's live affinity. The model interprets the request; it never selects the products. Every result resolves to a real catalog ID.</w:t>
      </w:r>
    </w:p>
    <w:p w14:paraId="23C913DE" w14:textId="77777777" w:rsidR="0052393E" w:rsidRDefault="00000000">
      <w:pPr>
        <w:spacing w:after="160"/>
      </w:pPr>
      <w:r>
        <w:rPr>
          <w:rFonts w:ascii="Arial" w:hAnsi="Arial"/>
          <w:b/>
          <w:color w:val="008C82"/>
          <w:sz w:val="21"/>
        </w:rPr>
        <w:t xml:space="preserve">What this lets you do.  </w:t>
      </w:r>
      <w:r>
        <w:rPr>
          <w:rFonts w:ascii="Arial" w:hAnsi="Arial"/>
          <w:i/>
          <w:sz w:val="21"/>
        </w:rPr>
        <w:t>Give shoppers a conversational way into the catalog, personalized to them, with no possibility of a hallucinated or out-of-stock result.</w:t>
      </w:r>
    </w:p>
    <w:p>
      <w:pPr>
        <w:spacing w:after="160"/>
        <w:rPr>
          <w:ins w:id="1036" w:author="Optimizely Delivery" w:date="2026-09-01T00:00:00Z"/>
        </w:rPr>
      </w:pPr>
      <w:ins w:id="1037" w:author="Optimizely Delivery" w:date="2026-09-01T00:00:00Z">
        <w:r>
          <w:rPr>
            <w:rFonts w:ascii="Arial" w:hAnsi="Arial"/>
            <w:b/>
            <w:color w:val="008C82"/>
            <w:sz w:val="21"/>
          </w:rPr>
          <w:t xml:space="preserve">Autonomy.  </w:t>
        </w:r>
      </w:ins>
      <w:ins w:id="1038" w:author="Optimizely Delivery" w:date="2026-09-01T00:00:00Z">
        <w:r>
          <w:rPr>
            <w:rFonts w:ascii="Arial" w:hAnsi="Arial"/>
            <w:i/>
            <w:sz w:val="21"/>
          </w:rPr>
          <w:t xml:space="preserve">Runs autonomously. Query interpretation and ranking both run with no human step. The model interprets the request and never selects the products.</w:t>
        </w:r>
      </w:ins>
    </w:p>
    <w:p w14:paraId="740BEF61" w14:textId="77777777" w:rsidR="0052393E" w:rsidRDefault="00000000">
      <w:pPr>
        <w:keepNext/>
        <w:spacing w:before="280" w:after="80"/>
      </w:pPr>
      <w:r>
        <w:rPr>
          <w:rFonts w:ascii="Arial" w:hAnsi="Arial"/>
          <w:b/>
          <w:color w:val="008C82"/>
          <w:sz w:val="23"/>
        </w:rPr>
        <w:t>1.11  Custom Product Sort</w:t>
      </w:r>
    </w:p>
    <w:p w14:paraId="08EB643D" w14:textId="77777777" w:rsidR="0052393E" w:rsidRDefault="00000000">
      <w:pPr>
        <w:spacing w:after="80"/>
      </w:pPr>
      <w:del w:id="1005" w:author="Optimizely Delivery" w:date="2026-09-01T00:00:00Z">
        <w:r>
          <w:rPr>
            <w:rFonts w:ascii="Arial" w:hAnsi="Arial"/>
            <w:sz w:val="21"/>
          </w:rPr>
          <w:delText xml:space="preserve">This capability will be enhanced to support sorting on feeds originating from Salesforce Commerce Cloud or any other source, provided the feed returns a sufficient candidate set to sort.</w:delText>
        </w:r>
      </w:del>
      <w:ins w:id="1006" w:author="Optimizely Delivery" w:date="2026-09-01T00:00:00Z">
        <w:r>
          <w:rPr>
            <w:rFonts w:ascii="Arial" w:hAnsi="Arial"/>
            <w:sz w:val="21"/>
          </w:rPr>
          <w:t xml:space="preserve">The engine re-ranks a candidate product set per shopper, using the same affinity profile that drives content decisions, and returns the reordered product IDs for Tapestry’s front end to render. Tapestry’s commerce platform remains authoritative for availability, price, and entitlements, and ranking operates within the candidate set returned. Connecting a specific commerce source, including a Salesforce Commerce Cloud feed or any other source, is a joint integration performed during the integration window in Section 3.1 against dependency D4; the feed must return a candidate set carrying the attributes the engine scores against.</w:t>
        </w:r>
      </w:ins>
    </w:p>
    <w:p w14:paraId="49711F59" w14:textId="77777777" w:rsidR="0052393E" w:rsidRDefault="00000000">
      <w:pPr>
        <w:spacing w:after="160"/>
      </w:pPr>
      <w:r>
        <w:rPr>
          <w:rFonts w:ascii="Arial" w:hAnsi="Arial"/>
          <w:b/>
          <w:color w:val="008C82"/>
          <w:sz w:val="21"/>
        </w:rPr>
        <w:t xml:space="preserve">What this lets you do.  </w:t>
      </w:r>
      <w:r>
        <w:rPr>
          <w:rFonts w:ascii="Arial" w:hAnsi="Arial"/>
          <w:i/>
          <w:sz w:val="21"/>
        </w:rPr>
        <w:t>Apply personalized ordering to your own product feed without changing where that feed comes from.</w:t>
      </w:r>
    </w:p>
    <w:p>
      <w:pPr>
        <w:spacing w:after="160"/>
        <w:rPr>
          <w:ins w:id="1039" w:author="Optimizely Delivery" w:date="2026-09-01T00:00:00Z"/>
        </w:rPr>
      </w:pPr>
      <w:ins w:id="1040" w:author="Optimizely Delivery" w:date="2026-09-01T00:00:00Z">
        <w:r>
          <w:rPr>
            <w:rFonts w:ascii="Arial" w:hAnsi="Arial"/>
            <w:b/>
            <w:color w:val="008C82"/>
            <w:sz w:val="21"/>
          </w:rPr>
          <w:t xml:space="preserve">Autonomy.  </w:t>
        </w:r>
      </w:ins>
      <w:ins w:id="1041" w:author="Optimizely Delivery" w:date="2026-09-01T00:00:00Z">
        <w:r>
          <w:rPr>
            <w:rFonts w:ascii="Arial" w:hAnsi="Arial"/>
            <w:i/>
            <w:sz w:val="21"/>
          </w:rPr>
          <w:t xml:space="preserve">Runs autonomously. Ordering is decided per shopper within the candidate set returned.</w:t>
        </w:r>
      </w:ins>
    </w:p>
    <w:p w14:paraId="13CC7319" w14:textId="77777777" w:rsidR="0052393E" w:rsidRDefault="00000000">
      <w:pPr>
        <w:keepNext/>
        <w:spacing w:before="280" w:after="80"/>
      </w:pPr>
      <w:r>
        <w:rPr>
          <w:rFonts w:ascii="Arial" w:hAnsi="Arial"/>
          <w:b/>
          <w:color w:val="008C82"/>
          <w:sz w:val="23"/>
        </w:rPr>
        <w:t>1.12  Snowflake Integration &amp; Historical Data</w:t>
      </w:r>
    </w:p>
    <w:p w14:paraId="256850CA" w14:textId="77777777" w:rsidR="0052393E" w:rsidRDefault="00000000">
      <w:pPr>
        <w:spacing w:after="80"/>
      </w:pPr>
      <w:del w:id="1007" w:author="Optimizely Delivery" w:date="2026-09-01T00:00:00Z">
        <w:r>
          <w:rPr>
            <w:rFonts w:ascii="Arial" w:hAnsi="Arial"/>
            <w:sz w:val="21"/>
          </w:rPr>
          <w:delText xml:space="preserve">Behavioral, decision, and outcome records are shared outbound from the platform to Tapestry's Snowflake environment at event level, on a scheduled basis, for your team to analyze as they choose. Historical transaction and customer data is ingested via CSV, S3, or REST pipelines, with identity stitching across anonymous and recognized sessions. Segmentation runs against both historical and live data.</w:delText>
        </w:r>
      </w:del>
      <w:ins w:id="1008" w:author="Optimizely Delivery" w:date="2026-09-01T00:00:00Z">
        <w:r>
          <w:rPr>
            <w:rFonts w:ascii="Arial" w:hAnsi="Arial"/>
            <w:sz w:val="21"/>
          </w:rPr>
          <w:t xml:space="preserve">Behavioral, decision, and outcome records are shared outbound from the platform to Tapestry’s Snowflake environment at event level, on a scheduled basis, for your team to analyze as they choose. Historical transaction and customer data is ingested via CSV, S3, or REST pipelines, with identity stitching across anonymous and recognized sessions. Segmentation runs against both historical and live data. The same pipelines accept third-party attribute files, for example from a provider such as Merkle, which become additional scoring dimensions or pre-computed audiences on the same terms. Any external record requires a stable identifier that resolves to a visitor and a documented meaning per field, and usage rights for purchased data remain Tapestry’s to warrant.</w:t>
        </w:r>
      </w:ins>
    </w:p>
    <w:p w14:paraId="2DF00C88" w14:textId="77777777" w:rsidR="0052393E" w:rsidRDefault="00000000">
      <w:pPr>
        <w:spacing w:after="160"/>
      </w:pPr>
      <w:r>
        <w:rPr>
          <w:rFonts w:ascii="Arial" w:hAnsi="Arial"/>
          <w:b/>
          <w:color w:val="008C82"/>
          <w:sz w:val="21"/>
        </w:rPr>
        <w:t xml:space="preserve">What this lets you do.  </w:t>
      </w:r>
      <w:r>
        <w:rPr>
          <w:rFonts w:ascii="Arial" w:hAnsi="Arial"/>
          <w:i/>
          <w:sz w:val="21"/>
        </w:rPr>
        <w:t>Bring your existing data assets in on day one, segment against them immediately, and run your own analysis in your own warehouse.</w:t>
      </w:r>
    </w:p>
    <w:p>
      <w:pPr>
        <w:spacing w:after="160"/>
        <w:rPr>
          <w:ins w:id="1042" w:author="Optimizely Delivery" w:date="2026-09-01T00:00:00Z"/>
        </w:rPr>
      </w:pPr>
      <w:ins w:id="1043" w:author="Optimizely Delivery" w:date="2026-09-01T00:00:00Z">
        <w:r>
          <w:rPr>
            <w:rFonts w:ascii="Arial" w:hAnsi="Arial"/>
            <w:b/>
            <w:color w:val="008C82"/>
            <w:sz w:val="21"/>
          </w:rPr>
          <w:t xml:space="preserve">Autonomy.  </w:t>
        </w:r>
      </w:ins>
      <w:ins w:id="1044" w:author="Optimizely Delivery" w:date="2026-09-01T00:00:00Z">
        <w:r>
          <w:rPr>
            <w:rFonts w:ascii="Arial" w:hAnsi="Arial"/>
            <w:i/>
            <w:sz w:val="21"/>
          </w:rPr>
          <w:t xml:space="preserve">Runs autonomously once configured. Scheduled exports and ingestion follow their cadence with no human step.</w:t>
        </w:r>
      </w:ins>
    </w:p>
    <w:p w14:paraId="6D1D8B41" w14:textId="77777777" w:rsidR="0052393E" w:rsidRDefault="00000000">
      <w:r>
        <w:lastRenderedPageBreak/>
        <w:br w:type="page"/>
      </w:r>
    </w:p>
    <w:p w14:paraId="21743241" w14:textId="77777777" w:rsidR="0052393E" w:rsidRDefault="00000000">
      <w:pPr>
        <w:keepNext/>
        <w:spacing w:before="400" w:after="160"/>
      </w:pPr>
      <w:r>
        <w:rPr>
          <w:rFonts w:ascii="Arial" w:hAnsi="Arial"/>
          <w:b/>
          <w:color w:val="0B1F3A"/>
          <w:sz w:val="30"/>
        </w:rPr>
        <w:lastRenderedPageBreak/>
        <w:t>Section 2 — In Active Development</w:t>
      </w:r>
    </w:p>
    <w:p w14:paraId="01B8A1D6" w14:textId="77777777" w:rsidR="0052393E" w:rsidRDefault="00000000">
      <w:pPr>
        <w:spacing w:after="240"/>
      </w:pPr>
      <w:r>
        <w:rPr>
          <w:rFonts w:ascii="Arial" w:hAnsi="Arial"/>
          <w:i/>
          <w:color w:val="5A6472"/>
          <w:sz w:val="21"/>
        </w:rPr>
        <w:t>These capabilities are in active development with Tapestry as design partner. Tapestry's team has direct input on product direction, the dimension registry, and the tuning surface as they are finalized. Delivery follows the schedule in Section 3.</w:t>
      </w:r>
    </w:p>
    <w:p w14:paraId="23254764" w14:textId="77777777" w:rsidR="0052393E" w:rsidRDefault="00000000">
      <w:pPr>
        <w:keepNext/>
        <w:spacing w:before="280" w:after="80"/>
      </w:pPr>
      <w:r>
        <w:rPr>
          <w:rFonts w:ascii="Arial" w:hAnsi="Arial"/>
          <w:b/>
          <w:color w:val="008C82"/>
          <w:sz w:val="23"/>
        </w:rPr>
        <w:t>2.1  Content Personalization        Kickoff + 130 days</w:t>
      </w:r>
    </w:p>
    <w:p w14:paraId="68308718" w14:textId="77777777" w:rsidR="0052393E" w:rsidRDefault="00000000">
      <w:pPr>
        <w:spacing w:after="120"/>
      </w:pPr>
      <w:r>
        <w:rPr>
          <w:rFonts w:ascii="Arial" w:hAnsi="Arial"/>
          <w:b/>
          <w:sz w:val="21"/>
        </w:rPr>
        <w:t>In plain English: content recommendations that work the same way product recommendations work today — but for content instead of products.</w:t>
      </w:r>
    </w:p>
    <w:p w14:paraId="28BB844E" w14:textId="77777777" w:rsidR="0052393E" w:rsidRDefault="00000000">
      <w:pPr>
        <w:spacing w:after="120"/>
      </w:pPr>
      <w:r>
        <w:rPr>
          <w:rFonts w:ascii="Arial" w:hAnsi="Arial"/>
          <w:sz w:val="21"/>
        </w:rPr>
        <w:t>The platform can already look at a shopper and recommend which products they are most likely to want. Content Personalization applies that same logic to your content. The engine treats each piece of content — a hero image, a story module, an editorial banner — as a rankable item in a catalog, scores it against the shopper's live interest profile, and returns which content should fill each slot on the page and in what order.</w:t>
      </w:r>
    </w:p>
    <w:p>
      <w:pPr>
        <w:spacing w:after="80"/>
        <w:rPr>
          <w:ins w:id="1045" w:author="Optimizely Delivery" w:date="2026-09-01T00:00:00Z"/>
        </w:rPr>
      </w:pPr>
      <w:ins w:id="1046" w:author="Optimizely Delivery" w:date="2026-09-01T00:00:00Z">
        <w:r>
          <w:rPr>
            <w:rFonts w:ascii="Arial" w:hAnsi="Arial"/>
            <w:sz w:val="21"/>
          </w:rPr>
          <w:t xml:space="preserve">On a homepage, the slots are the modules: the hero, the category tiles, the editorial module, and the imagery inside a recommendation rail. A first-time visitor arriving from paid social sees an on-model lifestyle image from the line she has been browsing, while a returning visitor who has already seen it sees the silo or the video from that same line. The layout is identical for both.</w:t>
        </w:r>
      </w:ins>
    </w:p>
    <w:p>
      <w:pPr>
        <w:spacing w:after="80"/>
        <w:rPr>
          <w:ins w:id="1047" w:author="Optimizely Delivery" w:date="2026-09-01T00:00:00Z"/>
        </w:rPr>
      </w:pPr>
      <w:ins w:id="1048" w:author="Optimizely Delivery" w:date="2026-09-01T00:00:00Z">
        <w:r>
          <w:rPr>
            <w:rFonts w:ascii="Arial" w:hAnsi="Arial"/>
            <w:sz w:val="21"/>
          </w:rPr>
          <w:t xml:space="preserve">On a product page, the slots are the imagery set and the supporting modules. On-model imagery leads on a first visit, when the shopper is still being persuaded. On a return visit the silo, the zoom, the detail shot, and fit content lead instead, because the shopper has moved from inspiration to evaluation. The template does not change.</w:t>
        </w:r>
      </w:ins>
    </w:p>
    <w:p w14:paraId="3CCF5CFB" w14:textId="77777777" w:rsidR="0052393E" w:rsidRDefault="00000000">
      <w:r>
        <w:rPr>
          <w:rFonts w:ascii="Arial" w:hAnsi="Arial"/>
          <w:sz w:val="21"/>
        </w:rPr>
        <w:t>A slot with no decision renders your default, so the page never breaks and never waits.</w:t>
      </w:r>
    </w:p>
    <w:p>
      <w:pPr>
        <w:spacing w:after="160"/>
        <w:rPr>
          <w:ins w:id="1049" w:author="Optimizely Delivery" w:date="2026-09-01T00:00:00Z"/>
        </w:rPr>
      </w:pPr>
      <w:ins w:id="1050" w:author="Optimizely Delivery" w:date="2026-09-01T00:00:00Z">
        <w:r>
          <w:rPr>
            <w:rFonts w:ascii="Arial" w:hAnsi="Arial"/>
            <w:b/>
            <w:color w:val="008C82"/>
            <w:sz w:val="21"/>
          </w:rPr>
          <w:t xml:space="preserve">Autonomy.  </w:t>
        </w:r>
      </w:ins>
      <w:ins w:id="1051" w:author="Optimizely Delivery" w:date="2026-09-01T00:00:00Z">
        <w:r>
          <w:rPr>
            <w:rFonts w:ascii="Arial" w:hAnsi="Arial"/>
            <w:i/>
            <w:sz w:val="21"/>
          </w:rPr>
          <w:t xml:space="preserve">Runs autonomously. Content is decided and served per shopper with no queue of proposals awaiting approval. The dimensions and their weights are human-configured under 1.4.</w:t>
        </w:r>
      </w:ins>
    </w:p>
    <w:p w14:paraId="7A2EEF4F" w14:textId="77777777" w:rsidR="0052393E" w:rsidRDefault="00000000">
      <w:pPr>
        <w:keepNext/>
        <w:spacing w:before="280" w:after="80"/>
      </w:pPr>
      <w:r>
        <w:rPr>
          <w:rFonts w:ascii="Arial" w:hAnsi="Arial"/>
          <w:b/>
          <w:color w:val="008C82"/>
          <w:sz w:val="23"/>
        </w:rPr>
        <w:t>2.2  Experience Personalization        Kickoff + 265 days</w:t>
      </w:r>
    </w:p>
    <w:p w14:paraId="759F99A4" w14:textId="77777777" w:rsidR="0052393E" w:rsidRDefault="00000000">
      <w:pPr>
        <w:spacing w:after="120"/>
      </w:pPr>
      <w:r>
        <w:rPr>
          <w:rFonts w:ascii="Arial" w:hAnsi="Arial"/>
          <w:b/>
          <w:sz w:val="21"/>
        </w:rPr>
        <w:t>In plain English: the arrangement of the page itself adapts based on the shopper's behavior.</w:t>
      </w:r>
    </w:p>
    <w:p w14:paraId="06D610A8" w14:textId="77777777" w:rsidR="0052393E" w:rsidRDefault="00000000">
      <w:pPr>
        <w:spacing w:after="120"/>
      </w:pPr>
      <w:r>
        <w:rPr>
          <w:rFonts w:ascii="Arial" w:hAnsi="Arial"/>
          <w:sz w:val="21"/>
        </w:rPr>
        <w:t>Content Personalization decides what goes in each box on the page. Experience Personalization decides what order the boxes appear in. A first-time visitor and a returning high-intent shopper see a structurally different page — not just different images inside the same fixed template.</w:t>
      </w:r>
    </w:p>
    <w:p>
      <w:pPr>
        <w:spacing w:after="80"/>
        <w:rPr>
          <w:ins w:id="1052" w:author="Optimizely Delivery" w:date="2026-09-01T00:00:00Z"/>
        </w:rPr>
      </w:pPr>
      <w:ins w:id="1053" w:author="Optimizely Delivery" w:date="2026-09-01T00:00:00Z">
        <w:r>
          <w:rPr>
            <w:rFonts w:ascii="Arial" w:hAnsi="Arial"/>
            <w:sz w:val="21"/>
          </w:rPr>
          <w:t xml:space="preserve">On a homepage, a first-time visitor leads with the seasonal story, while a returning shopper with saved items leads with what she saved and meets the story further down; in season, the gifting rail moves above both. On a product page, a first-time visitor sees styling and the brand story above reviews, while a shopper who is deciding sees reviews, fit guidance, and returns promoted above styling. No arrangement is authored in advance.</w:t>
        </w:r>
      </w:ins>
    </w:p>
    <w:p w14:paraId="5D49BC0B" w14:textId="77777777" w:rsidR="0052393E" w:rsidRDefault="00000000">
      <w:r>
        <w:rPr>
          <w:rFonts w:ascii="Arial" w:hAnsi="Arial"/>
          <w:sz w:val="21"/>
        </w:rPr>
        <w:t>Every decision set already carries an order value per slot from day one, so activating this is a change in the data rather than a re-integration.</w:t>
      </w:r>
    </w:p>
    <w:p>
      <w:pPr>
        <w:spacing w:after="160"/>
        <w:rPr>
          <w:ins w:id="1054" w:author="Optimizely Delivery" w:date="2026-09-01T00:00:00Z"/>
        </w:rPr>
      </w:pPr>
      <w:ins w:id="1055" w:author="Optimizely Delivery" w:date="2026-09-01T00:00:00Z">
        <w:r>
          <w:rPr>
            <w:rFonts w:ascii="Arial" w:hAnsi="Arial"/>
            <w:b/>
            <w:color w:val="008C82"/>
            <w:sz w:val="21"/>
          </w:rPr>
          <w:t xml:space="preserve">Autonomy.  </w:t>
        </w:r>
      </w:ins>
      <w:ins w:id="1056" w:author="Optimizely Delivery" w:date="2026-09-01T00:00:00Z">
        <w:r>
          <w:rPr>
            <w:rFonts w:ascii="Arial" w:hAnsi="Arial"/>
            <w:i/>
            <w:sz w:val="21"/>
          </w:rPr>
          <w:t xml:space="preserve">Runs autonomously. Module order is decided and served per shopper on the same terms as 2.1, against the same registry and the same explain record.</w:t>
        </w:r>
      </w:ins>
    </w:p>
    <w:p>
      <w:pPr>
        <w:spacing w:after="80"/>
        <w:rPr>
          <w:ins w:id="1057" w:author="Optimizely Delivery" w:date="2026-09-01T00:00:00Z"/>
        </w:rPr>
      </w:pPr>
      <w:ins w:id="1058" w:author="Optimizely Delivery" w:date="2026-09-01T00:00:00Z">
        <w:r>
          <w:rPr>
            <w:rFonts w:ascii="Arial" w:hAnsi="Arial"/>
            <w:sz w:val="21"/>
          </w:rPr>
          <w:t xml:space="preserve">The boundary between the two milestones is observable rather than conceptual. Place two shoppers’ pages side by side after Content Personalization and the modules appear in the same order with different content inside them. Place them side by side after Experience Personalization and the order of the modules differs as well. Each milestone can therefore be accepted on its own evidence, and neither depends on the other being complete.</w:t>
        </w:r>
      </w:ins>
    </w:p>
    <w:p w14:paraId="70BFE8FB" w14:textId="77777777" w:rsidR="0052393E" w:rsidRDefault="00000000">
      <w:pPr>
        <w:keepNext/>
        <w:spacing w:before="280" w:after="80"/>
      </w:pPr>
      <w:r>
        <w:rPr>
          <w:rFonts w:ascii="Arial" w:hAnsi="Arial"/>
          <w:b/>
          <w:color w:val="008C82"/>
          <w:sz w:val="23"/>
        </w:rPr>
        <w:t>2.3  Delivery Model and Rendering</w:t>
      </w:r>
    </w:p>
    <w:p w14:paraId="0D59D01C" w14:textId="77777777" w:rsidR="0052393E" w:rsidRDefault="00000000">
      <w:pPr>
        <w:spacing w:after="120"/>
      </w:pPr>
      <w:r>
        <w:rPr>
          <w:rFonts w:ascii="Arial" w:hAnsi="Arial"/>
          <w:sz w:val="21"/>
        </w:rPr>
        <w:t>Both capabilities are delivered API-first. The platform returns decisions by content ID and Tapestry's front end renders them, which gives your team full control over presentation on your core templates.</w:t>
      </w:r>
    </w:p>
    <w:p w14:paraId="49917D71" w14:textId="77777777" w:rsidR="0052393E" w:rsidRDefault="00000000">
      <w:r>
        <w:rPr>
          <w:rFonts w:ascii="Arial" w:hAnsi="Arial"/>
          <w:sz w:val="21"/>
        </w:rPr>
        <w:t>Separately, we build rendering widgets and templates for customers who want them. As those become available they are provided to Tapestry at no additional cost, to use or not use at your discretion — for example on lower-traffic content pages where a bespoke API integration would not be worth the effort.</w:t>
      </w:r>
    </w:p>
    <w:p>
      <w:pPr>
        <w:keepNext/>
        <w:spacing w:before="280" w:after="80"/>
        <w:rPr>
          <w:ins w:id="1059" w:author="Optimizely Delivery" w:date="2026-09-01T00:00:00Z"/>
        </w:rPr>
      </w:pPr>
      <w:ins w:id="1060" w:author="Optimizely Delivery" w:date="2026-09-01T00:00:00Z">
        <w:r>
          <w:rPr>
            <w:rFonts w:ascii="Arial" w:hAnsi="Arial"/>
            <w:b/>
            <w:color w:val="008C82"/>
            <w:sz w:val="23"/>
          </w:rPr>
          <w:t xml:space="preserve">2.4  Roadmap for Autonomous Optimization</w:t>
        </w:r>
      </w:ins>
    </w:p>
    <w:p>
      <w:pPr>
        <w:spacing w:after="80"/>
        <w:rPr>
          <w:ins w:id="1061" w:author="Optimizely Delivery" w:date="2026-09-01T00:00:00Z"/>
        </w:rPr>
      </w:pPr>
      <w:ins w:id="1062" w:author="Optimizely Delivery" w:date="2026-09-01T00:00:00Z">
        <w:r>
          <w:rPr>
            <w:rFonts w:ascii="Arial" w:hAnsi="Arial"/>
            <w:sz w:val="21"/>
          </w:rPr>
          <w:t xml:space="preserve">Stage one, learning the shopper, is what the two milestones above deliver: the engine learns each shopper’s interests from their behavior and decides against them.</w:t>
        </w:r>
      </w:ins>
    </w:p>
    <w:p>
      <w:pPr>
        <w:spacing w:after="80"/>
        <w:rPr>
          <w:ins w:id="1063" w:author="Optimizely Delivery" w:date="2026-09-01T00:00:00Z"/>
        </w:rPr>
      </w:pPr>
      <w:ins w:id="1064" w:author="Optimizely Delivery" w:date="2026-09-01T00:00:00Z">
        <w:r>
          <w:rPr>
            <w:rFonts w:ascii="Arial" w:hAnsi="Arial"/>
            <w:sz w:val="21"/>
          </w:rPr>
          <w:t xml:space="preserve">Stage two, learning what works, feeds measured outcomes per item and per slot back into ranking, so the engine improves from performance rather than from interest alone. It is designed during this engagement and activates after launch. Its gate is data volume rather than engineering, because outcome statistics require weeks of live decisions before they are meaningful.</w:t>
        </w:r>
      </w:ins>
    </w:p>
    <w:p>
      <w:pPr>
        <w:spacing w:after="80"/>
        <w:rPr>
          <w:ins w:id="1065" w:author="Optimizely Delivery" w:date="2026-09-01T00:00:00Z"/>
        </w:rPr>
      </w:pPr>
      <w:ins w:id="1066" w:author="Optimizely Delivery" w:date="2026-09-01T00:00:00Z">
        <w:r>
          <w:rPr>
            <w:rFonts w:ascii="Arial" w:hAnsi="Arial"/>
            <w:sz w:val="21"/>
          </w:rPr>
          <w:t xml:space="preserve">Stage three, discovery, proposes new dimensions and strategies for human approval rather than acting on its own.</w:t>
        </w:r>
      </w:ins>
    </w:p>
    <w:p>
      <w:pPr>
        <w:spacing w:after="80"/>
        <w:rPr>
          <w:ins w:id="1067" w:author="Optimizely Delivery" w:date="2026-09-01T00:00:00Z"/>
        </w:rPr>
      </w:pPr>
      <w:ins w:id="1068" w:author="Optimizely Delivery" w:date="2026-09-01T00:00:00Z">
        <w:r>
          <w:rPr>
            <w:rFonts w:ascii="Arial" w:hAnsi="Arial"/>
            <w:sz w:val="21"/>
          </w:rPr>
          <w:t xml:space="preserve">No model runs on the decision path at any stage. Scoring is arithmetic over named weights, which is what makes every decision explainable after the fact.</w:t>
        </w:r>
      </w:ins>
    </w:p>
    <w:p w14:paraId="6D862586" w14:textId="77777777" w:rsidR="0052393E" w:rsidRDefault="00000000">
      <w:r>
        <w:br w:type="page"/>
      </w:r>
    </w:p>
    <w:p w14:paraId="4E5A7ED7" w14:textId="77777777" w:rsidR="0052393E" w:rsidRDefault="00000000">
      <w:pPr>
        <w:keepNext/>
        <w:spacing w:before="400" w:after="160"/>
      </w:pPr>
      <w:r>
        <w:rPr>
          <w:rFonts w:ascii="Arial" w:hAnsi="Arial"/>
          <w:b/>
          <w:color w:val="0B1F3A"/>
          <w:sz w:val="30"/>
        </w:rPr>
        <w:lastRenderedPageBreak/>
        <w:t>Section 3 — Delivery Schedule</w:t>
      </w:r>
    </w:p>
    <w:p w14:paraId="00C0CD02" w14:textId="77777777" w:rsidR="0052393E" w:rsidRDefault="00000000">
      <w:r>
        <w:rPr>
          <w:rFonts w:ascii="Arial" w:hAnsi="Arial"/>
          <w:b/>
          <w:sz w:val="21"/>
        </w:rPr>
        <w:t>All milestone dates are expressed as days from Kickoff. Kickoff occurs upon execution of the Order Form. Milestone dates shift day-for-day with the execution date.</w:t>
      </w:r>
    </w:p>
    <w:p w14:paraId="7F858377" w14:textId="77777777" w:rsidR="0052393E" w:rsidRDefault="00000000">
      <w:pPr>
        <w:keepNext/>
        <w:spacing w:before="280" w:after="80"/>
      </w:pPr>
      <w:r>
        <w:rPr>
          <w:rFonts w:ascii="Arial" w:hAnsi="Arial"/>
          <w:b/>
          <w:color w:val="008C82"/>
          <w:sz w:val="23"/>
        </w:rPr>
        <w:t>3.1  Milestone Schedule</w:t>
      </w:r>
    </w:p>
    <w:tbl>
      <w:tblPr>
        <w:tblStyle w:val="TableGrid"/>
        <w:tblW w:w="0" w:type="auto"/>
        <w:tblLook w:val="04A0" w:firstRow="1" w:lastRow="0" w:firstColumn="1" w:lastColumn="0" w:noHBand="0" w:noVBand="1"/>
      </w:tblPr>
      <w:tblGrid>
        <w:gridCol w:w="2696"/>
        <w:gridCol w:w="4915"/>
        <w:gridCol w:w="2253"/>
      </w:tblGrid>
      <w:tr w:rsidR="0052393E" w14:paraId="04B8B8FB" w14:textId="77777777">
        <w:tc>
          <w:tcPr>
            <w:tcW w:w="2736" w:type="dxa"/>
            <w:shd w:val="clear" w:color="auto" w:fill="0B1F3A"/>
          </w:tcPr>
          <w:p w14:paraId="40115FD9" w14:textId="77777777" w:rsidR="0052393E" w:rsidRDefault="00000000">
            <w:pPr>
              <w:spacing w:before="40" w:after="40"/>
            </w:pPr>
            <w:r>
              <w:rPr>
                <w:rFonts w:ascii="Arial" w:hAnsi="Arial"/>
                <w:b/>
                <w:color w:val="FFFFFF"/>
                <w:sz w:val="19"/>
              </w:rPr>
              <w:t>Milestone</w:t>
            </w:r>
          </w:p>
        </w:tc>
        <w:tc>
          <w:tcPr>
            <w:tcW w:w="5040" w:type="dxa"/>
            <w:shd w:val="clear" w:color="auto" w:fill="0B1F3A"/>
          </w:tcPr>
          <w:p w14:paraId="7596D12F" w14:textId="77777777" w:rsidR="0052393E" w:rsidRDefault="00000000">
            <w:pPr>
              <w:spacing w:before="40" w:after="40"/>
            </w:pPr>
            <w:r>
              <w:rPr>
                <w:rFonts w:ascii="Arial" w:hAnsi="Arial"/>
                <w:b/>
                <w:color w:val="FFFFFF"/>
                <w:sz w:val="19"/>
              </w:rPr>
              <w:t>What is true when it is done</w:t>
            </w:r>
          </w:p>
        </w:tc>
        <w:tc>
          <w:tcPr>
            <w:tcW w:w="2304" w:type="dxa"/>
            <w:shd w:val="clear" w:color="auto" w:fill="0B1F3A"/>
          </w:tcPr>
          <w:p w14:paraId="35E3F19C" w14:textId="77777777" w:rsidR="0052393E" w:rsidRDefault="00000000">
            <w:pPr>
              <w:spacing w:before="40" w:after="40"/>
            </w:pPr>
            <w:r>
              <w:rPr>
                <w:rFonts w:ascii="Arial" w:hAnsi="Arial"/>
                <w:b/>
                <w:color w:val="FFFFFF"/>
                <w:sz w:val="19"/>
              </w:rPr>
              <w:t>Timing</w:t>
            </w:r>
          </w:p>
        </w:tc>
      </w:tr>
      <w:tr w:rsidR="0052393E" w14:paraId="4771B010" w14:textId="77777777">
        <w:tc>
          <w:tcPr>
            <w:tcW w:w="2736" w:type="dxa"/>
          </w:tcPr>
          <w:p w14:paraId="3D9D175A" w14:textId="77777777" w:rsidR="0052393E" w:rsidRDefault="00000000">
            <w:pPr>
              <w:spacing w:before="40" w:after="40"/>
            </w:pPr>
            <w:r>
              <w:rPr>
                <w:rFonts w:ascii="Arial" w:hAnsi="Arial"/>
                <w:sz w:val="19"/>
              </w:rPr>
              <w:t>Kickoff</w:t>
            </w:r>
          </w:p>
        </w:tc>
        <w:tc>
          <w:tcPr>
            <w:tcW w:w="5040" w:type="dxa"/>
          </w:tcPr>
          <w:p w14:paraId="4E95AAF1" w14:textId="77777777" w:rsidR="0052393E" w:rsidRDefault="00000000">
            <w:pPr>
              <w:spacing w:before="40" w:after="40"/>
            </w:pPr>
            <w:r>
              <w:rPr>
                <w:rFonts w:ascii="Arial" w:hAnsi="Arial"/>
                <w:sz w:val="19"/>
              </w:rPr>
              <w:t>Order Form executed. Working sessions scheduled and dependency owners named.</w:t>
            </w:r>
          </w:p>
        </w:tc>
        <w:tc>
          <w:tcPr>
            <w:tcW w:w="2304" w:type="dxa"/>
          </w:tcPr>
          <w:p w14:paraId="5ECBB1D2" w14:textId="77777777" w:rsidR="0052393E" w:rsidRDefault="00000000">
            <w:pPr>
              <w:spacing w:before="40" w:after="40"/>
            </w:pPr>
            <w:r>
              <w:rPr>
                <w:rFonts w:ascii="Arial" w:hAnsi="Arial"/>
                <w:sz w:val="19"/>
              </w:rPr>
              <w:t>Day 0</w:t>
            </w:r>
          </w:p>
        </w:tc>
      </w:tr>
      <w:tr w:rsidR="0052393E" w14:paraId="11BE80E8" w14:textId="77777777">
        <w:tc>
          <w:tcPr>
            <w:tcW w:w="2736" w:type="dxa"/>
            <w:shd w:val="clear" w:color="auto" w:fill="F4F6FB"/>
          </w:tcPr>
          <w:p w14:paraId="6F7C296E" w14:textId="77777777" w:rsidR="0052393E" w:rsidRDefault="00000000">
            <w:pPr>
              <w:spacing w:before="40" w:after="40"/>
            </w:pPr>
            <w:r>
              <w:rPr>
                <w:rFonts w:ascii="Arial" w:hAnsi="Arial"/>
                <w:sz w:val="19"/>
              </w:rPr>
              <w:t>Core personalization available — pilot</w:t>
            </w:r>
          </w:p>
        </w:tc>
        <w:tc>
          <w:tcPr>
            <w:tcW w:w="5040" w:type="dxa"/>
            <w:shd w:val="clear" w:color="auto" w:fill="F4F6FB"/>
          </w:tcPr>
          <w:p w14:paraId="094E5614" w14:textId="77777777" w:rsidR="0052393E" w:rsidRDefault="00000000">
            <w:pPr>
              <w:spacing w:before="40" w:after="40"/>
            </w:pPr>
            <w:r>
              <w:rPr>
                <w:rFonts w:ascii="Arial" w:hAnsi="Arial"/>
                <w:sz w:val="19"/>
              </w:rPr>
              <w:t>Core personalization stood up and available to the pilot business unit for testing and iteration.</w:t>
            </w:r>
          </w:p>
        </w:tc>
        <w:tc>
          <w:tcPr>
            <w:tcW w:w="2304" w:type="dxa"/>
            <w:shd w:val="clear" w:color="auto" w:fill="F4F6FB"/>
          </w:tcPr>
          <w:p w14:paraId="1D48ED26" w14:textId="77777777" w:rsidR="0052393E" w:rsidRDefault="00000000">
            <w:pPr>
              <w:spacing w:before="40" w:after="40"/>
            </w:pPr>
            <w:r>
              <w:rPr>
                <w:rFonts w:ascii="Arial" w:hAnsi="Arial"/>
                <w:sz w:val="19"/>
              </w:rPr>
              <w:t>Kickoff + 30 days</w:t>
            </w:r>
          </w:p>
        </w:tc>
      </w:tr>
      <w:tr w:rsidR="0052393E" w14:paraId="56A5D165" w14:textId="77777777">
        <w:tc>
          <w:tcPr>
            <w:tcW w:w="2736" w:type="dxa"/>
          </w:tcPr>
          <w:p w14:paraId="5463FD4D" w14:textId="77777777" w:rsidR="0052393E" w:rsidRDefault="00000000">
            <w:pPr>
              <w:spacing w:before="40" w:after="40"/>
            </w:pPr>
            <w:r>
              <w:rPr>
                <w:rFonts w:ascii="Arial" w:hAnsi="Arial"/>
                <w:sz w:val="19"/>
              </w:rPr>
              <w:t>Integration kit delivered</w:t>
            </w:r>
          </w:p>
        </w:tc>
        <w:tc>
          <w:tcPr>
            <w:tcW w:w="5040" w:type="dxa"/>
          </w:tcPr>
          <w:p w14:paraId="1AF95595" w14:textId="77777777" w:rsidR="0052393E" w:rsidRDefault="00000000">
            <w:pPr>
              <w:spacing w:before="40" w:after="40"/>
            </w:pPr>
            <w:r>
              <w:rPr>
                <w:rFonts w:ascii="Arial" w:hAnsi="Arial"/>
                <w:sz w:val="19"/>
              </w:rPr>
              <w:t>SDK, integration guide, and API reference in your developers' hands. Staging origins connected and verified. This is the line that protects your code freeze.</w:t>
            </w:r>
          </w:p>
        </w:tc>
        <w:tc>
          <w:tcPr>
            <w:tcW w:w="2304" w:type="dxa"/>
          </w:tcPr>
          <w:p w14:paraId="6A54EA1A" w14:textId="77777777" w:rsidR="0052393E" w:rsidRDefault="00000000">
            <w:pPr>
              <w:spacing w:before="40" w:after="40"/>
            </w:pPr>
            <w:r>
              <w:rPr>
                <w:rFonts w:ascii="Arial" w:hAnsi="Arial"/>
                <w:sz w:val="19"/>
              </w:rPr>
              <w:t>Kickoff + 45 days</w:t>
            </w:r>
          </w:p>
        </w:tc>
      </w:tr>
      <w:tr w:rsidR="0052393E" w14:paraId="45205AB4" w14:textId="77777777">
        <w:tc>
          <w:tcPr>
            <w:tcW w:w="2736" w:type="dxa"/>
            <w:shd w:val="clear" w:color="auto" w:fill="F4F6FB"/>
          </w:tcPr>
          <w:p w14:paraId="325EE363" w14:textId="77777777" w:rsidR="0052393E" w:rsidRDefault="00000000">
            <w:pPr>
              <w:spacing w:before="40" w:after="40"/>
            </w:pPr>
            <w:r>
              <w:rPr>
                <w:rFonts w:ascii="Arial" w:hAnsi="Arial"/>
                <w:sz w:val="19"/>
              </w:rPr>
              <w:t>Acceptance in your environment</w:t>
            </w:r>
          </w:p>
        </w:tc>
        <w:tc>
          <w:tcPr>
            <w:tcW w:w="5040" w:type="dxa"/>
            <w:shd w:val="clear" w:color="auto" w:fill="F4F6FB"/>
          </w:tcPr>
          <w:p w14:paraId="7D4622AE" w14:textId="77777777" w:rsidR="0052393E" w:rsidRDefault="00000000">
            <w:pPr>
              <w:spacing w:before="40" w:after="40"/>
            </w:pPr>
            <w:r>
              <w:rPr>
                <w:rFonts w:ascii="Arial" w:hAnsi="Arial"/>
                <w:sz w:val="19"/>
              </w:rPr>
              <w:t>Demonstrated end to end in Tapestry's lower environment as a scripted, repeatable run your team can re-run.</w:t>
            </w:r>
          </w:p>
        </w:tc>
        <w:tc>
          <w:tcPr>
            <w:tcW w:w="2304" w:type="dxa"/>
            <w:shd w:val="clear" w:color="auto" w:fill="F4F6FB"/>
          </w:tcPr>
          <w:p w14:paraId="06AD65A0" w14:textId="77777777" w:rsidR="0052393E" w:rsidRDefault="00000000">
            <w:pPr>
              <w:spacing w:before="40" w:after="40"/>
            </w:pPr>
            <w:r>
              <w:rPr>
                <w:rFonts w:ascii="Arial" w:hAnsi="Arial"/>
                <w:sz w:val="19"/>
              </w:rPr>
              <w:t>Kickoff + 60 days</w:t>
            </w:r>
          </w:p>
        </w:tc>
      </w:tr>
      <w:tr w:rsidR="0052393E" w14:paraId="4D65C13C" w14:textId="77777777">
        <w:tc>
          <w:tcPr>
            <w:tcW w:w="2736" w:type="dxa"/>
          </w:tcPr>
          <w:p w14:paraId="05449259" w14:textId="77777777" w:rsidR="0052393E" w:rsidRDefault="00000000">
            <w:pPr>
              <w:spacing w:before="40" w:after="40"/>
            </w:pPr>
            <w:r>
              <w:rPr>
                <w:rFonts w:ascii="Arial" w:hAnsi="Arial"/>
                <w:sz w:val="19"/>
              </w:rPr>
              <w:t>Integration and test window</w:t>
            </w:r>
          </w:p>
        </w:tc>
        <w:tc>
          <w:tcPr>
            <w:tcW w:w="5040" w:type="dxa"/>
          </w:tcPr>
          <w:p w14:paraId="32AF0379" w14:textId="77777777" w:rsidR="0052393E" w:rsidRDefault="00000000">
            <w:pPr>
              <w:spacing w:before="40" w:after="40"/>
            </w:pPr>
            <w:r>
              <w:rPr>
                <w:rFonts w:ascii="Arial" w:hAnsi="Arial"/>
                <w:sz w:val="19"/>
              </w:rPr>
              <w:t>Your teams integrate and test inside your own environments, on your own calendar, through the freeze.</w:t>
            </w:r>
          </w:p>
        </w:tc>
        <w:tc>
          <w:tcPr>
            <w:tcW w:w="2304" w:type="dxa"/>
          </w:tcPr>
          <w:p w14:paraId="7F251A10" w14:textId="77777777" w:rsidR="0052393E" w:rsidRDefault="00000000">
            <w:pPr>
              <w:spacing w:before="40" w:after="40"/>
            </w:pPr>
            <w:r>
              <w:rPr>
                <w:rFonts w:ascii="Arial" w:hAnsi="Arial"/>
                <w:sz w:val="19"/>
              </w:rPr>
              <w:t>Kickoff + 60–120 days</w:t>
            </w:r>
          </w:p>
        </w:tc>
      </w:tr>
      <w:tr w:rsidR="0052393E" w14:paraId="512FD5FE" w14:textId="77777777">
        <w:tc>
          <w:tcPr>
            <w:tcW w:w="2736" w:type="dxa"/>
            <w:shd w:val="clear" w:color="auto" w:fill="F4F6FB"/>
          </w:tcPr>
          <w:p w14:paraId="53B30A84" w14:textId="77777777" w:rsidR="0052393E" w:rsidRDefault="00000000">
            <w:pPr>
              <w:spacing w:before="40" w:after="40"/>
            </w:pPr>
            <w:r>
              <w:rPr>
                <w:rFonts w:ascii="Arial" w:hAnsi="Arial"/>
                <w:b/>
                <w:sz w:val="19"/>
              </w:rPr>
              <w:t>Content Personalization live</w:t>
            </w:r>
          </w:p>
        </w:tc>
        <w:tc>
          <w:tcPr>
            <w:tcW w:w="5040" w:type="dxa"/>
            <w:shd w:val="clear" w:color="auto" w:fill="F4F6FB"/>
          </w:tcPr>
          <w:p w14:paraId="16A73D20" w14:textId="77777777" w:rsidR="0052393E" w:rsidRDefault="00000000">
            <w:pPr>
              <w:spacing w:before="40" w:after="40"/>
            </w:pPr>
            <w:r>
              <w:rPr>
                <w:rFonts w:ascii="Arial" w:hAnsi="Arial"/>
                <w:b/>
                <w:sz w:val="19"/>
              </w:rPr>
              <w:t>Running in production on the launch brand.  Contractual milestone.</w:t>
            </w:r>
          </w:p>
        </w:tc>
        <w:tc>
          <w:tcPr>
            <w:tcW w:w="2304" w:type="dxa"/>
            <w:shd w:val="clear" w:color="auto" w:fill="F4F6FB"/>
          </w:tcPr>
          <w:p w14:paraId="28E0BFEE" w14:textId="77777777" w:rsidR="0052393E" w:rsidRDefault="00000000">
            <w:pPr>
              <w:spacing w:before="40" w:after="40"/>
            </w:pPr>
            <w:r>
              <w:rPr>
                <w:rFonts w:ascii="Arial" w:hAnsi="Arial"/>
                <w:b/>
                <w:sz w:val="19"/>
              </w:rPr>
              <w:t>Kickoff + 130 days</w:t>
            </w:r>
          </w:p>
        </w:tc>
      </w:tr>
      <w:tr w:rsidR="0052393E" w14:paraId="7B7DC952" w14:textId="77777777">
        <w:tc>
          <w:tcPr>
            <w:tcW w:w="2736" w:type="dxa"/>
          </w:tcPr>
          <w:p w14:paraId="33314485" w14:textId="77777777" w:rsidR="0052393E" w:rsidRDefault="00000000">
            <w:pPr>
              <w:spacing w:before="40" w:after="40"/>
            </w:pPr>
            <w:r>
              <w:rPr>
                <w:rFonts w:ascii="Arial" w:hAnsi="Arial"/>
                <w:b/>
                <w:sz w:val="19"/>
              </w:rPr>
              <w:t>Experience Personalization live</w:t>
            </w:r>
          </w:p>
        </w:tc>
        <w:tc>
          <w:tcPr>
            <w:tcW w:w="5040" w:type="dxa"/>
          </w:tcPr>
          <w:p w14:paraId="041E7497" w14:textId="77777777" w:rsidR="0052393E" w:rsidRDefault="00000000">
            <w:pPr>
              <w:spacing w:before="40" w:after="40"/>
            </w:pPr>
            <w:r>
              <w:rPr>
                <w:rFonts w:ascii="Arial" w:hAnsi="Arial"/>
                <w:b/>
                <w:sz w:val="19"/>
              </w:rPr>
              <w:t>Page-level module ordering running in production on the launch brand.  Contractual milestone.</w:t>
            </w:r>
          </w:p>
        </w:tc>
        <w:tc>
          <w:tcPr>
            <w:tcW w:w="2304" w:type="dxa"/>
          </w:tcPr>
          <w:p w14:paraId="1F6B8944" w14:textId="77777777" w:rsidR="0052393E" w:rsidRDefault="00000000">
            <w:pPr>
              <w:spacing w:before="40" w:after="40"/>
            </w:pPr>
            <w:r>
              <w:rPr>
                <w:rFonts w:ascii="Arial" w:hAnsi="Arial"/>
                <w:b/>
                <w:sz w:val="19"/>
              </w:rPr>
              <w:t>Kickoff + 265 days</w:t>
            </w:r>
          </w:p>
        </w:tc>
      </w:tr>
      <w:tr w:rsidR="0052393E" w14:paraId="178C4272" w14:textId="77777777">
        <w:tc>
          <w:tcPr>
            <w:tcW w:w="2736" w:type="dxa"/>
            <w:shd w:val="clear" w:color="auto" w:fill="F4F6FB"/>
          </w:tcPr>
          <w:p w14:paraId="23A143E7" w14:textId="77777777" w:rsidR="0052393E" w:rsidRDefault="00000000">
            <w:pPr>
              <w:spacing w:before="40" w:after="40"/>
            </w:pPr>
            <w:r>
              <w:rPr>
                <w:rFonts w:ascii="Arial" w:hAnsi="Arial"/>
                <w:sz w:val="19"/>
              </w:rPr>
              <w:t>Expansion</w:t>
            </w:r>
          </w:p>
        </w:tc>
        <w:tc>
          <w:tcPr>
            <w:tcW w:w="5040" w:type="dxa"/>
            <w:shd w:val="clear" w:color="auto" w:fill="F4F6FB"/>
          </w:tcPr>
          <w:p w14:paraId="7CB6CB28" w14:textId="77777777" w:rsidR="0052393E" w:rsidRDefault="00000000">
            <w:pPr>
              <w:spacing w:before="40" w:after="40"/>
            </w:pPr>
            <w:r>
              <w:rPr>
                <w:rFonts w:ascii="Arial" w:hAnsi="Arial"/>
                <w:sz w:val="19"/>
              </w:rPr>
              <w:t>Additional pages, regions, and brands, sequenced jointly once launch performance is measured.</w:t>
            </w:r>
          </w:p>
        </w:tc>
        <w:tc>
          <w:tcPr>
            <w:tcW w:w="2304" w:type="dxa"/>
            <w:shd w:val="clear" w:color="auto" w:fill="F4F6FB"/>
          </w:tcPr>
          <w:p w14:paraId="0B9CC05C" w14:textId="77777777" w:rsidR="0052393E" w:rsidRDefault="00000000">
            <w:pPr>
              <w:spacing w:before="40" w:after="40"/>
            </w:pPr>
            <w:r>
              <w:rPr>
                <w:rFonts w:ascii="Arial" w:hAnsi="Arial"/>
                <w:sz w:val="19"/>
              </w:rPr>
              <w:t>Agreed at launch</w:t>
            </w:r>
          </w:p>
        </w:tc>
      </w:tr>
    </w:tbl>
    <w:p w14:paraId="7ADDCBA7" w14:textId="77777777" w:rsidR="0052393E" w:rsidRDefault="00000000">
      <w:pPr>
        <w:spacing w:before="120"/>
      </w:pPr>
      <w:r>
        <w:rPr>
          <w:rFonts w:ascii="Arial" w:hAnsi="Arial"/>
          <w:i/>
          <w:color w:val="5A6472"/>
          <w:sz w:val="18"/>
        </w:rPr>
        <w:t>For reference: a Kickoff on 7 September 2026 places Content Personalization at approximately 15 January 2027 and Experience Personalization at approximately 30 May 2027.</w:t>
      </w:r>
    </w:p>
    <w:p w14:paraId="29DAC75F" w14:textId="77777777" w:rsidR="0052393E" w:rsidRDefault="00000000">
      <w:pPr>
        <w:keepNext/>
        <w:spacing w:before="280" w:after="80"/>
      </w:pPr>
      <w:r>
        <w:rPr>
          <w:rFonts w:ascii="Arial" w:hAnsi="Arial"/>
          <w:b/>
          <w:color w:val="008C82"/>
          <w:sz w:val="23"/>
        </w:rPr>
        <w:t>3.2  What “Delivered” Means</w:t>
      </w:r>
    </w:p>
    <w:p w14:paraId="491F4B2C" w14:textId="77777777" w:rsidR="0052393E" w:rsidRDefault="00000000">
      <w:pPr>
        <w:spacing w:after="80"/>
      </w:pPr>
      <w:del w:id="1069" w:author="Optimizely Delivery" w:date="2026-09-01T00:00:00Z">
        <w:r>
          <w:rPr>
            <w:rFonts w:ascii="Arial" w:hAnsi="Arial"/>
            <w:sz w:val="21"/>
          </w:rPr>
          <w:delText xml:space="preserve">For both contractual milestones, delivery is defined as:</w:delText>
        </w:r>
      </w:del>
      <w:ins w:id="1070" w:author="Optimizely Delivery" w:date="2026-09-01T00:00:00Z">
        <w:r>
          <w:rPr>
            <w:rFonts w:ascii="Arial" w:hAnsi="Arial"/>
            <w:sz w:val="21"/>
          </w:rPr>
          <w:t xml:space="preserve">Delivery is defined separately for each contractual milestone.</w:t>
        </w:r>
      </w:ins>
    </w:p>
    <w:p w14:paraId="5093B1A6" w14:textId="77777777" w:rsidR="0052393E" w:rsidRDefault="00000000">
      <w:pPr>
        <w:spacing w:after="160"/>
        <w:ind w:left="504"/>
      </w:pPr>
      <w:ins w:id="1071" w:author="Optimizely Delivery" w:date="2026-09-01T00:00:00Z">
        <w:r>
          <w:rPr>
            <w:rFonts w:ascii="Arial" w:hAnsi="Arial"/>
            <w:b/>
            <w:color w:val="008C82"/>
            <w:sz w:val="21"/>
          </w:rPr>
          <w:t xml:space="preserve">Content Personalization.  </w:t>
        </w:r>
      </w:ins>
      <w:r>
        <w:rPr>
          <w:rFonts w:ascii="Arial" w:hAnsi="Arial"/>
          <w:b/>
          <w:i/>
          <w:color w:val="0B1F3A"/>
          <w:sz w:val="21"/>
        </w:rPr>
        <w:t>On the launch brand's homepage, different shoppers verifiably see different content, chosen by the agreed dimension registry, with weights live-tunable by your team, an explain record behind every decision, and your defaults rendering wherever no decision applies.</w:t>
      </w:r>
    </w:p>
    <w:p>
      <w:pPr>
        <w:spacing w:after="80"/>
        <w:rPr>
          <w:ins w:id="1072" w:author="Optimizely Delivery" w:date="2026-09-01T00:00:00Z"/>
        </w:rPr>
      </w:pPr>
      <w:ins w:id="1073" w:author="Optimizely Delivery" w:date="2026-09-01T00:00:00Z">
        <w:r>
          <w:rPr>
            <w:rFonts w:ascii="Arial" w:hAnsi="Arial"/>
            <w:sz w:val="21"/>
          </w:rPr>
          <w:t xml:space="preserve">Experience Personalization.  On the launch brand’s homepage, a first-time visitor and a returning high-intent shopper verifiably receive a different order of page modules, chosen by the agreed dimension registry, with weights live-tunable by your team, an explain record behind the ordering decision, and your defaults rendering wherever no decision applies.</w:t>
        </w:r>
      </w:ins>
    </w:p>
    <w:p w14:paraId="4D12FEE7" w14:textId="77777777" w:rsidR="0052393E" w:rsidRDefault="00000000">
      <w:del w:id="1074" w:author="Optimizely Delivery" w:date="2026-09-01T00:00:00Z">
        <w:r>
          <w:rPr>
            <w:rFonts w:ascii="Arial" w:hAnsi="Arial"/>
            <w:sz w:val="21"/>
          </w:rPr>
          <w:delText xml:space="preserve">Demonstrated end to end in your own lower environment, as a scripted, repeatable run. This is an observable state — not a performance or revenue outcome.</w:delText>
        </w:r>
      </w:del>
      <w:ins w:id="1075" w:author="Optimizely Delivery" w:date="2026-09-01T00:00:00Z">
        <w:r>
          <w:rPr>
            <w:rFonts w:ascii="Arial" w:hAnsi="Arial"/>
            <w:sz w:val="21"/>
          </w:rPr>
          <w:t xml:space="preserve">In each case, demonstrated end to end in your own lower environment, as a scripted, repeatable run. This is an observable state — not a performance or revenue outcome.</w:t>
        </w:r>
      </w:ins>
    </w:p>
    <w:p w14:paraId="6CC9B656" w14:textId="77777777" w:rsidR="0052393E" w:rsidRDefault="00000000">
      <w:pPr>
        <w:keepNext/>
        <w:spacing w:before="280" w:after="80"/>
      </w:pPr>
      <w:r>
        <w:rPr>
          <w:rFonts w:ascii="Arial" w:hAnsi="Arial"/>
          <w:b/>
          <w:color w:val="008C82"/>
          <w:sz w:val="23"/>
        </w:rPr>
        <w:t>3.3  What We Need From Tapestry</w:t>
      </w:r>
    </w:p>
    <w:p w14:paraId="1164F9F4" w14:textId="77777777" w:rsidR="0052393E" w:rsidRDefault="00000000">
      <w:pPr>
        <w:spacing w:after="120"/>
      </w:pPr>
      <w:r>
        <w:rPr>
          <w:rFonts w:ascii="Arial" w:hAnsi="Arial"/>
          <w:i/>
          <w:color w:val="5A6472"/>
          <w:sz w:val="21"/>
        </w:rPr>
        <w:t>The schedule above assumes the following. Each is small, and each is named so the dates are real rather than assumed. Milestone dates extend day-for-day where a dependency is delivered late.</w:t>
      </w:r>
    </w:p>
    <w:tbl>
      <w:tblPr>
        <w:tblStyle w:val="TableGrid"/>
        <w:tblW w:w="0" w:type="auto"/>
        <w:tblLook w:val="04A0" w:firstRow="1" w:lastRow="0" w:firstColumn="1" w:lastColumn="0" w:noHBand="0" w:noVBand="1"/>
      </w:tblPr>
      <w:tblGrid>
        <w:gridCol w:w="715"/>
        <w:gridCol w:w="6743"/>
        <w:gridCol w:w="2406"/>
      </w:tblGrid>
      <w:tr w:rsidR="0052393E" w14:paraId="7B178A11" w14:textId="77777777">
        <w:tc>
          <w:tcPr>
            <w:tcW w:w="720" w:type="dxa"/>
            <w:shd w:val="clear" w:color="auto" w:fill="0B1F3A"/>
          </w:tcPr>
          <w:p w14:paraId="69D5D117" w14:textId="77777777" w:rsidR="0052393E" w:rsidRDefault="00000000">
            <w:pPr>
              <w:spacing w:before="40" w:after="40"/>
            </w:pPr>
            <w:r>
              <w:rPr>
                <w:rFonts w:ascii="Arial" w:hAnsi="Arial"/>
                <w:b/>
                <w:color w:val="FFFFFF"/>
                <w:sz w:val="19"/>
              </w:rPr>
              <w:t>#</w:t>
            </w:r>
          </w:p>
        </w:tc>
        <w:tc>
          <w:tcPr>
            <w:tcW w:w="6912" w:type="dxa"/>
            <w:shd w:val="clear" w:color="auto" w:fill="0B1F3A"/>
          </w:tcPr>
          <w:p w14:paraId="4AC35C30" w14:textId="77777777" w:rsidR="0052393E" w:rsidRDefault="00000000">
            <w:pPr>
              <w:spacing w:before="40" w:after="40"/>
            </w:pPr>
            <w:r>
              <w:rPr>
                <w:rFonts w:ascii="Arial" w:hAnsi="Arial"/>
                <w:b/>
                <w:color w:val="FFFFFF"/>
                <w:sz w:val="19"/>
              </w:rPr>
              <w:t>What Tapestry provides</w:t>
            </w:r>
          </w:p>
        </w:tc>
        <w:tc>
          <w:tcPr>
            <w:tcW w:w="2448" w:type="dxa"/>
            <w:shd w:val="clear" w:color="auto" w:fill="0B1F3A"/>
          </w:tcPr>
          <w:p w14:paraId="43B46871" w14:textId="77777777" w:rsidR="0052393E" w:rsidRDefault="00000000">
            <w:pPr>
              <w:spacing w:before="40" w:after="40"/>
            </w:pPr>
            <w:r>
              <w:rPr>
                <w:rFonts w:ascii="Arial" w:hAnsi="Arial"/>
                <w:b/>
                <w:color w:val="FFFFFF"/>
                <w:sz w:val="19"/>
              </w:rPr>
              <w:t>Needed by</w:t>
            </w:r>
          </w:p>
        </w:tc>
      </w:tr>
      <w:tr w:rsidR="0052393E" w14:paraId="1B773027" w14:textId="77777777">
        <w:tc>
          <w:tcPr>
            <w:tcW w:w="720" w:type="dxa"/>
          </w:tcPr>
          <w:p w14:paraId="5118B845" w14:textId="77777777" w:rsidR="0052393E" w:rsidRDefault="00000000">
            <w:pPr>
              <w:spacing w:before="40" w:after="40"/>
            </w:pPr>
            <w:r>
              <w:rPr>
                <w:rFonts w:ascii="Arial" w:hAnsi="Arial"/>
                <w:sz w:val="19"/>
              </w:rPr>
              <w:t>D1</w:t>
            </w:r>
          </w:p>
        </w:tc>
        <w:tc>
          <w:tcPr>
            <w:tcW w:w="6912" w:type="dxa"/>
          </w:tcPr>
          <w:p w14:paraId="3C61FFEA" w14:textId="77777777" w:rsidR="0052393E" w:rsidRDefault="00000000">
            <w:pPr>
              <w:spacing w:before="40" w:after="40"/>
            </w:pPr>
            <w:r>
              <w:rPr>
                <w:rFonts w:ascii="Arial" w:hAnsi="Arial"/>
                <w:sz w:val="19"/>
              </w:rPr>
              <w:t>Working-session participants: data science for the dimension registry, a front-end lead for the payload contract, content operations for the taxonomy</w:t>
            </w:r>
          </w:p>
        </w:tc>
        <w:tc>
          <w:tcPr>
            <w:tcW w:w="2448" w:type="dxa"/>
          </w:tcPr>
          <w:p w14:paraId="16A38D7A" w14:textId="77777777" w:rsidR="0052393E" w:rsidRDefault="00000000">
            <w:pPr>
              <w:spacing w:before="40" w:after="40"/>
            </w:pPr>
            <w:r>
              <w:rPr>
                <w:rFonts w:ascii="Arial" w:hAnsi="Arial"/>
                <w:sz w:val="19"/>
              </w:rPr>
              <w:t>Kickoff</w:t>
            </w:r>
          </w:p>
        </w:tc>
      </w:tr>
      <w:tr w:rsidR="0052393E" w14:paraId="0770545F" w14:textId="77777777">
        <w:tc>
          <w:tcPr>
            <w:tcW w:w="720" w:type="dxa"/>
            <w:shd w:val="clear" w:color="auto" w:fill="F4F6FB"/>
          </w:tcPr>
          <w:p w14:paraId="467F0FCD" w14:textId="77777777" w:rsidR="0052393E" w:rsidRDefault="00000000">
            <w:pPr>
              <w:spacing w:before="40" w:after="40"/>
            </w:pPr>
            <w:r>
              <w:rPr>
                <w:rFonts w:ascii="Arial" w:hAnsi="Arial"/>
                <w:sz w:val="19"/>
              </w:rPr>
              <w:t>D2</w:t>
            </w:r>
          </w:p>
        </w:tc>
        <w:tc>
          <w:tcPr>
            <w:tcW w:w="6912" w:type="dxa"/>
            <w:shd w:val="clear" w:color="auto" w:fill="F4F6FB"/>
          </w:tcPr>
          <w:p w14:paraId="138DF7D4" w14:textId="77777777" w:rsidR="0052393E" w:rsidRDefault="00000000">
            <w:pPr>
              <w:spacing w:before="40" w:after="40"/>
            </w:pPr>
            <w:r>
              <w:rPr>
                <w:rFonts w:ascii="Arial" w:hAnsi="Arial"/>
                <w:sz w:val="19"/>
              </w:rPr>
              <w:t>Content sample — roughly 100–500 assets with whatever metadata exists. Sparse is fine.</w:t>
            </w:r>
          </w:p>
        </w:tc>
        <w:tc>
          <w:tcPr>
            <w:tcW w:w="2448" w:type="dxa"/>
            <w:shd w:val="clear" w:color="auto" w:fill="F4F6FB"/>
          </w:tcPr>
          <w:p w14:paraId="48693703" w14:textId="77777777" w:rsidR="0052393E" w:rsidRDefault="00000000">
            <w:pPr>
              <w:spacing w:before="40" w:after="40"/>
            </w:pPr>
            <w:r>
              <w:rPr>
                <w:rFonts w:ascii="Arial" w:hAnsi="Arial"/>
                <w:sz w:val="19"/>
              </w:rPr>
              <w:t>Kickoff + 7 days</w:t>
            </w:r>
          </w:p>
        </w:tc>
      </w:tr>
      <w:tr w:rsidR="0052393E" w14:paraId="70FE5120" w14:textId="77777777">
        <w:tc>
          <w:tcPr>
            <w:tcW w:w="720" w:type="dxa"/>
          </w:tcPr>
          <w:p w14:paraId="7B6171A9" w14:textId="77777777" w:rsidR="0052393E" w:rsidRDefault="00000000">
            <w:pPr>
              <w:spacing w:before="40" w:after="40"/>
            </w:pPr>
            <w:r>
              <w:rPr>
                <w:rFonts w:ascii="Arial" w:hAnsi="Arial"/>
                <w:sz w:val="19"/>
              </w:rPr>
              <w:t>D3</w:t>
            </w:r>
          </w:p>
        </w:tc>
        <w:tc>
          <w:tcPr>
            <w:tcW w:w="6912" w:type="dxa"/>
          </w:tcPr>
          <w:p w14:paraId="64526697" w14:textId="77777777" w:rsidR="0052393E" w:rsidRDefault="00000000">
            <w:pPr>
              <w:spacing w:before="40" w:after="40"/>
            </w:pPr>
            <w:r>
              <w:rPr>
                <w:rFonts w:ascii="Arial" w:hAnsi="Arial"/>
                <w:sz w:val="19"/>
              </w:rPr>
              <w:t xml:space="preserve">Content feed access — CMS or DAM credentials, or a JSON/CSV export </w:t>
            </w:r>
            <w:r>
              <w:rPr>
                <w:rFonts w:ascii="Arial" w:hAnsi="Arial"/>
                <w:sz w:val="19"/>
              </w:rPr>
              <w:lastRenderedPageBreak/>
              <w:t>path</w:t>
            </w:r>
          </w:p>
        </w:tc>
        <w:tc>
          <w:tcPr>
            <w:tcW w:w="2448" w:type="dxa"/>
          </w:tcPr>
          <w:p w14:paraId="483694FC" w14:textId="77777777" w:rsidR="0052393E" w:rsidRDefault="00000000">
            <w:pPr>
              <w:spacing w:before="40" w:after="40"/>
            </w:pPr>
            <w:r>
              <w:rPr>
                <w:rFonts w:ascii="Arial" w:hAnsi="Arial"/>
                <w:sz w:val="19"/>
              </w:rPr>
              <w:lastRenderedPageBreak/>
              <w:t>Kickoff + 14 days</w:t>
            </w:r>
          </w:p>
        </w:tc>
      </w:tr>
      <w:tr w:rsidR="0052393E" w14:paraId="2F008058" w14:textId="77777777">
        <w:tc>
          <w:tcPr>
            <w:tcW w:w="720" w:type="dxa"/>
            <w:shd w:val="clear" w:color="auto" w:fill="F4F6FB"/>
          </w:tcPr>
          <w:p w14:paraId="677B20B3" w14:textId="77777777" w:rsidR="0052393E" w:rsidRDefault="00000000">
            <w:pPr>
              <w:spacing w:before="40" w:after="40"/>
            </w:pPr>
            <w:r>
              <w:rPr>
                <w:rFonts w:ascii="Arial" w:hAnsi="Arial"/>
                <w:sz w:val="19"/>
              </w:rPr>
              <w:t>D4</w:t>
            </w:r>
          </w:p>
        </w:tc>
        <w:tc>
          <w:tcPr>
            <w:tcW w:w="6912" w:type="dxa"/>
            <w:shd w:val="clear" w:color="auto" w:fill="F4F6FB"/>
          </w:tcPr>
          <w:p w14:paraId="79A25867" w14:textId="77777777" w:rsidR="0052393E" w:rsidRDefault="00000000">
            <w:pPr>
              <w:spacing w:before="40" w:after="40"/>
            </w:pPr>
            <w:r>
              <w:rPr>
                <w:rFonts w:ascii="Arial" w:hAnsi="Arial"/>
                <w:sz w:val="19"/>
              </w:rPr>
              <w:t>Product feed access — the feed and a technical contact to connect it</w:t>
            </w:r>
          </w:p>
        </w:tc>
        <w:tc>
          <w:tcPr>
            <w:tcW w:w="2448" w:type="dxa"/>
            <w:shd w:val="clear" w:color="auto" w:fill="F4F6FB"/>
          </w:tcPr>
          <w:p w14:paraId="64265E67" w14:textId="77777777" w:rsidR="0052393E" w:rsidRDefault="00000000">
            <w:pPr>
              <w:spacing w:before="40" w:after="40"/>
            </w:pPr>
            <w:r>
              <w:rPr>
                <w:rFonts w:ascii="Arial" w:hAnsi="Arial"/>
                <w:sz w:val="19"/>
              </w:rPr>
              <w:t>Kickoff + 14 days</w:t>
            </w:r>
          </w:p>
        </w:tc>
      </w:tr>
      <w:tr w:rsidR="0052393E" w14:paraId="4CF281B6" w14:textId="77777777">
        <w:tc>
          <w:tcPr>
            <w:tcW w:w="720" w:type="dxa"/>
          </w:tcPr>
          <w:p w14:paraId="41486B2A" w14:textId="77777777" w:rsidR="0052393E" w:rsidRDefault="00000000">
            <w:pPr>
              <w:spacing w:before="40" w:after="40"/>
            </w:pPr>
            <w:r>
              <w:rPr>
                <w:rFonts w:ascii="Arial" w:hAnsi="Arial"/>
                <w:sz w:val="19"/>
              </w:rPr>
              <w:t>D5</w:t>
            </w:r>
          </w:p>
        </w:tc>
        <w:tc>
          <w:tcPr>
            <w:tcW w:w="6912" w:type="dxa"/>
          </w:tcPr>
          <w:p w14:paraId="1243F0C5" w14:textId="77777777" w:rsidR="0052393E" w:rsidRDefault="00000000">
            <w:pPr>
              <w:spacing w:before="40" w:after="40"/>
            </w:pPr>
            <w:r>
              <w:rPr>
                <w:rFonts w:ascii="Arial" w:hAnsi="Arial"/>
                <w:sz w:val="19"/>
              </w:rPr>
              <w:t>Historical performance data — read access to your existing record of content performance and buying journeys</w:t>
            </w:r>
          </w:p>
        </w:tc>
        <w:tc>
          <w:tcPr>
            <w:tcW w:w="2448" w:type="dxa"/>
          </w:tcPr>
          <w:p w14:paraId="5378661E" w14:textId="77777777" w:rsidR="0052393E" w:rsidRDefault="00000000">
            <w:pPr>
              <w:spacing w:before="40" w:after="40"/>
            </w:pPr>
            <w:r>
              <w:rPr>
                <w:rFonts w:ascii="Arial" w:hAnsi="Arial"/>
                <w:sz w:val="19"/>
              </w:rPr>
              <w:t>Kickoff + 14 days</w:t>
            </w:r>
          </w:p>
        </w:tc>
      </w:tr>
      <w:tr w:rsidR="0052393E" w14:paraId="39DF16D6" w14:textId="77777777">
        <w:tc>
          <w:tcPr>
            <w:tcW w:w="720" w:type="dxa"/>
            <w:shd w:val="clear" w:color="auto" w:fill="F4F6FB"/>
          </w:tcPr>
          <w:p w14:paraId="0E6703C7" w14:textId="77777777" w:rsidR="0052393E" w:rsidRDefault="00000000">
            <w:pPr>
              <w:spacing w:before="40" w:after="40"/>
            </w:pPr>
            <w:r>
              <w:rPr>
                <w:rFonts w:ascii="Arial" w:hAnsi="Arial"/>
                <w:sz w:val="19"/>
              </w:rPr>
              <w:t>D6</w:t>
            </w:r>
          </w:p>
        </w:tc>
        <w:tc>
          <w:tcPr>
            <w:tcW w:w="6912" w:type="dxa"/>
            <w:shd w:val="clear" w:color="auto" w:fill="F4F6FB"/>
          </w:tcPr>
          <w:p w14:paraId="2108A8E9" w14:textId="77777777" w:rsidR="0052393E" w:rsidRDefault="00000000">
            <w:pPr>
              <w:spacing w:before="40" w:after="40"/>
            </w:pPr>
            <w:r>
              <w:rPr>
                <w:rFonts w:ascii="Arial" w:hAnsi="Arial"/>
                <w:sz w:val="19"/>
              </w:rPr>
              <w:t>Slot map and defaults — which slots are personalizable, which are off-limits, and what renders by default</w:t>
            </w:r>
          </w:p>
        </w:tc>
        <w:tc>
          <w:tcPr>
            <w:tcW w:w="2448" w:type="dxa"/>
            <w:shd w:val="clear" w:color="auto" w:fill="F4F6FB"/>
          </w:tcPr>
          <w:p w14:paraId="6444AE49" w14:textId="77777777" w:rsidR="0052393E" w:rsidRDefault="00000000">
            <w:pPr>
              <w:spacing w:before="40" w:after="40"/>
            </w:pPr>
            <w:r>
              <w:rPr>
                <w:rFonts w:ascii="Arial" w:hAnsi="Arial"/>
                <w:sz w:val="19"/>
              </w:rPr>
              <w:t>Kickoff + 14 days</w:t>
            </w:r>
          </w:p>
        </w:tc>
      </w:tr>
      <w:tr w:rsidR="0052393E" w14:paraId="36850082" w14:textId="77777777">
        <w:tc>
          <w:tcPr>
            <w:tcW w:w="720" w:type="dxa"/>
          </w:tcPr>
          <w:p w14:paraId="3E7BF44C" w14:textId="77777777" w:rsidR="0052393E" w:rsidRDefault="00000000">
            <w:pPr>
              <w:spacing w:before="40" w:after="40"/>
            </w:pPr>
            <w:r>
              <w:rPr>
                <w:rFonts w:ascii="Arial" w:hAnsi="Arial"/>
                <w:sz w:val="19"/>
              </w:rPr>
              <w:t>D7</w:t>
            </w:r>
          </w:p>
        </w:tc>
        <w:tc>
          <w:tcPr>
            <w:tcW w:w="6912" w:type="dxa"/>
          </w:tcPr>
          <w:p w14:paraId="3457D84F" w14:textId="77777777" w:rsidR="0052393E" w:rsidRDefault="00000000">
            <w:pPr>
              <w:spacing w:before="40" w:after="40"/>
            </w:pPr>
            <w:r>
              <w:rPr>
                <w:rFonts w:ascii="Arial" w:hAnsi="Arial"/>
                <w:sz w:val="19"/>
              </w:rPr>
              <w:t>Network review — staging origins list, CORS allow-listing, WebSocket egress</w:t>
            </w:r>
          </w:p>
        </w:tc>
        <w:tc>
          <w:tcPr>
            <w:tcW w:w="2448" w:type="dxa"/>
          </w:tcPr>
          <w:p w14:paraId="29121A3B" w14:textId="77777777" w:rsidR="0052393E" w:rsidRDefault="00000000">
            <w:pPr>
              <w:spacing w:before="40" w:after="40"/>
            </w:pPr>
            <w:r>
              <w:rPr>
                <w:rFonts w:ascii="Arial" w:hAnsi="Arial"/>
                <w:sz w:val="19"/>
              </w:rPr>
              <w:t>Kickoff + 30 days</w:t>
            </w:r>
          </w:p>
        </w:tc>
      </w:tr>
      <w:tr w:rsidR="0052393E" w14:paraId="4C70E9A2" w14:textId="77777777">
        <w:tc>
          <w:tcPr>
            <w:tcW w:w="720" w:type="dxa"/>
            <w:shd w:val="clear" w:color="auto" w:fill="F4F6FB"/>
          </w:tcPr>
          <w:p w14:paraId="2771421C" w14:textId="77777777" w:rsidR="0052393E" w:rsidRDefault="00000000">
            <w:pPr>
              <w:spacing w:before="40" w:after="40"/>
            </w:pPr>
            <w:r>
              <w:rPr>
                <w:rFonts w:ascii="Arial" w:hAnsi="Arial"/>
                <w:sz w:val="19"/>
              </w:rPr>
              <w:t>D8</w:t>
            </w:r>
          </w:p>
        </w:tc>
        <w:tc>
          <w:tcPr>
            <w:tcW w:w="6912" w:type="dxa"/>
            <w:shd w:val="clear" w:color="auto" w:fill="F4F6FB"/>
          </w:tcPr>
          <w:p w14:paraId="3F01FF91" w14:textId="77777777" w:rsidR="0052393E" w:rsidRDefault="00000000">
            <w:pPr>
              <w:spacing w:before="40" w:after="40"/>
            </w:pPr>
            <w:r>
              <w:rPr>
                <w:rFonts w:ascii="Arial" w:hAnsi="Arial"/>
                <w:sz w:val="19"/>
              </w:rPr>
              <w:t>Conversion event — a conversion or order-completed event, one integration point</w:t>
            </w:r>
          </w:p>
        </w:tc>
        <w:tc>
          <w:tcPr>
            <w:tcW w:w="2448" w:type="dxa"/>
            <w:shd w:val="clear" w:color="auto" w:fill="F4F6FB"/>
          </w:tcPr>
          <w:p w14:paraId="4AB63DE2" w14:textId="77777777" w:rsidR="0052393E" w:rsidRDefault="00000000">
            <w:pPr>
              <w:spacing w:before="40" w:after="40"/>
            </w:pPr>
            <w:r>
              <w:rPr>
                <w:rFonts w:ascii="Arial" w:hAnsi="Arial"/>
                <w:sz w:val="19"/>
              </w:rPr>
              <w:t>With integration</w:t>
            </w:r>
          </w:p>
        </w:tc>
      </w:tr>
      <w:tr w:rsidR="0052393E" w14:paraId="227E8142" w14:textId="77777777">
        <w:tc>
          <w:tcPr>
            <w:tcW w:w="720" w:type="dxa"/>
          </w:tcPr>
          <w:p w14:paraId="22BFC039" w14:textId="77777777" w:rsidR="0052393E" w:rsidRDefault="00000000">
            <w:pPr>
              <w:spacing w:before="40" w:after="40"/>
            </w:pPr>
            <w:r>
              <w:rPr>
                <w:rFonts w:ascii="Arial" w:hAnsi="Arial"/>
                <w:sz w:val="19"/>
              </w:rPr>
              <w:t>D9</w:t>
            </w:r>
          </w:p>
        </w:tc>
        <w:tc>
          <w:tcPr>
            <w:tcW w:w="6912" w:type="dxa"/>
          </w:tcPr>
          <w:p w14:paraId="313E126A" w14:textId="77777777" w:rsidR="0052393E" w:rsidRDefault="00000000">
            <w:pPr>
              <w:spacing w:before="40" w:after="40"/>
            </w:pPr>
            <w:r>
              <w:rPr>
                <w:rFonts w:ascii="Arial" w:hAnsi="Arial"/>
                <w:sz w:val="19"/>
              </w:rPr>
              <w:t>A named tuning owner — a merchandiser or analyst who holds the weights after launch</w:t>
            </w:r>
          </w:p>
        </w:tc>
        <w:tc>
          <w:tcPr>
            <w:tcW w:w="2448" w:type="dxa"/>
          </w:tcPr>
          <w:p w14:paraId="35553FD4" w14:textId="77777777" w:rsidR="0052393E" w:rsidRDefault="00000000">
            <w:pPr>
              <w:spacing w:before="40" w:after="40"/>
            </w:pPr>
            <w:r>
              <w:rPr>
                <w:rFonts w:ascii="Arial" w:hAnsi="Arial"/>
                <w:sz w:val="19"/>
              </w:rPr>
              <w:t>At launch</w:t>
            </w:r>
          </w:p>
        </w:tc>
      </w:tr>
      <w:tr w:rsidR="0052393E" w14:paraId="2BB4B48A" w14:textId="77777777">
        <w:tc>
          <w:tcPr>
            <w:tcW w:w="720" w:type="dxa"/>
            <w:shd w:val="clear" w:color="auto" w:fill="F4F6FB"/>
          </w:tcPr>
          <w:p w14:paraId="6A318143" w14:textId="77777777" w:rsidR="0052393E" w:rsidRDefault="00000000">
            <w:pPr>
              <w:spacing w:before="40" w:after="40"/>
            </w:pPr>
            <w:r>
              <w:rPr>
                <w:rFonts w:ascii="Arial" w:hAnsi="Arial"/>
                <w:b/>
                <w:sz w:val="19"/>
              </w:rPr>
              <w:t>D10</w:t>
            </w:r>
          </w:p>
        </w:tc>
        <w:tc>
          <w:tcPr>
            <w:tcW w:w="6912" w:type="dxa"/>
            <w:shd w:val="clear" w:color="auto" w:fill="F4F6FB"/>
          </w:tcPr>
          <w:p w14:paraId="0838E1B4" w14:textId="77777777" w:rsidR="0052393E" w:rsidRDefault="00000000">
            <w:pPr>
              <w:spacing w:before="40" w:after="40"/>
            </w:pPr>
            <w:r>
              <w:rPr>
                <w:rFonts w:ascii="Arial" w:hAnsi="Arial"/>
                <w:b/>
                <w:sz w:val="19"/>
              </w:rPr>
              <w:t>Front-end capacity — developer time between delivery of the integration kit and your code freeze</w:t>
            </w:r>
          </w:p>
        </w:tc>
        <w:tc>
          <w:tcPr>
            <w:tcW w:w="2448" w:type="dxa"/>
            <w:shd w:val="clear" w:color="auto" w:fill="F4F6FB"/>
          </w:tcPr>
          <w:p w14:paraId="09375B42" w14:textId="77777777" w:rsidR="0052393E" w:rsidRDefault="00000000">
            <w:pPr>
              <w:spacing w:before="40" w:after="40"/>
            </w:pPr>
            <w:r>
              <w:rPr>
                <w:rFonts w:ascii="Arial" w:hAnsi="Arial"/>
                <w:b/>
                <w:sz w:val="19"/>
              </w:rPr>
              <w:t>Critical path</w:t>
            </w:r>
          </w:p>
        </w:tc>
      </w:tr>
    </w:tbl>
    <w:p w14:paraId="4E7EE980" w14:textId="77777777" w:rsidR="0052393E" w:rsidRDefault="0052393E">
      <w:pPr>
        <w:spacing w:after="240"/>
      </w:pPr>
    </w:p>
    <w:p w14:paraId="75D0A565" w14:textId="77777777" w:rsidR="0052393E" w:rsidRDefault="00000000">
      <w:pPr>
        <w:spacing w:after="0"/>
      </w:pPr>
      <w:r>
        <w:rPr>
          <w:rFonts w:ascii="Arial" w:hAnsi="Arial"/>
          <w:i/>
          <w:color w:val="5A6472"/>
          <w:sz w:val="18"/>
        </w:rPr>
        <w:t>Field to complete before issue: launch brand.</w:t>
      </w:r>
    </w:p>
    <w:sectPr w:rsidR="0052393E"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6192899">
    <w:abstractNumId w:val="8"/>
  </w:num>
  <w:num w:numId="2" w16cid:durableId="788663735">
    <w:abstractNumId w:val="6"/>
  </w:num>
  <w:num w:numId="3" w16cid:durableId="641152762">
    <w:abstractNumId w:val="5"/>
  </w:num>
  <w:num w:numId="4" w16cid:durableId="2019118334">
    <w:abstractNumId w:val="4"/>
  </w:num>
  <w:num w:numId="5" w16cid:durableId="1724716635">
    <w:abstractNumId w:val="7"/>
  </w:num>
  <w:num w:numId="6" w16cid:durableId="2030450535">
    <w:abstractNumId w:val="3"/>
  </w:num>
  <w:num w:numId="7" w16cid:durableId="1157843143">
    <w:abstractNumId w:val="2"/>
  </w:num>
  <w:num w:numId="8" w16cid:durableId="1403331230">
    <w:abstractNumId w:val="1"/>
  </w:num>
  <w:num w:numId="9" w16cid:durableId="3904273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93E"/>
    <w:rsid w:val="007F7D8B"/>
    <w:rsid w:val="00AA1D8D"/>
    <w:rsid w:val="00B47730"/>
    <w:rsid w:val="00BD41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6A69E"/>
  <w14:defaultImageDpi w14:val="300"/>
  <w15:docId w15:val="{D3F299B0-871F-654F-BB00-695F6D92C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6a66e58-4b85-455b-87c5-db0ab19663cd}" enabled="1" method="Standard" siteId="{3ec00d79-021a-42d4-aac8-dcb35973dff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1916</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LaPuma</cp:lastModifiedBy>
  <cp:revision>2</cp:revision>
  <dcterms:created xsi:type="dcterms:W3CDTF">2013-12-23T23:15:00Z</dcterms:created>
  <dcterms:modified xsi:type="dcterms:W3CDTF">2026-08-27T19:45:00Z</dcterms:modified>
  <cp:category/>
</cp:coreProperties>
</file>